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D02EB" w14:textId="3EEBF4DA" w:rsidR="000861DC" w:rsidRDefault="000861DC" w:rsidP="00504D9B">
      <w:pPr>
        <w:pStyle w:val="Heading1"/>
        <w:spacing w:line="360" w:lineRule="auto"/>
        <w:rPr>
          <w:rFonts w:eastAsia="Times New Roman"/>
          <w:sz w:val="48"/>
          <w:lang w:val="en-US"/>
        </w:rPr>
      </w:pPr>
      <w:r>
        <w:t>PEMBUATAN MODEL ESTIMASI</w:t>
      </w:r>
    </w:p>
    <w:p w14:paraId="4E29CC73" w14:textId="77777777" w:rsidR="008A69B5" w:rsidRPr="008A69B5" w:rsidRDefault="008A69B5" w:rsidP="008A69B5">
      <w:pPr>
        <w:spacing w:after="0" w:line="360" w:lineRule="auto"/>
        <w:jc w:val="center"/>
        <w:rPr>
          <w:rFonts w:cs="Times New Roman"/>
          <w:sz w:val="28"/>
          <w:szCs w:val="28"/>
          <w:lang w:val="pl-PL"/>
        </w:rPr>
      </w:pPr>
      <w:proofErr w:type="spellStart"/>
      <w:r w:rsidRPr="008A69B5">
        <w:rPr>
          <w:rFonts w:cs="Times New Roman"/>
          <w:sz w:val="28"/>
          <w:szCs w:val="28"/>
          <w:lang w:val="pl-PL"/>
        </w:rPr>
        <w:t>Disusun</w:t>
      </w:r>
      <w:proofErr w:type="spellEnd"/>
      <w:r w:rsidRPr="008A69B5">
        <w:rPr>
          <w:rFonts w:cs="Times New Roman"/>
          <w:sz w:val="28"/>
          <w:szCs w:val="28"/>
          <w:lang w:val="pl-PL"/>
        </w:rPr>
        <w:t xml:space="preserve"> </w:t>
      </w:r>
      <w:proofErr w:type="spellStart"/>
      <w:r w:rsidRPr="008A69B5">
        <w:rPr>
          <w:rFonts w:cs="Times New Roman"/>
          <w:sz w:val="28"/>
          <w:szCs w:val="28"/>
          <w:lang w:val="pl-PL"/>
        </w:rPr>
        <w:t>guna</w:t>
      </w:r>
      <w:proofErr w:type="spellEnd"/>
      <w:r w:rsidRPr="008A69B5">
        <w:rPr>
          <w:rFonts w:cs="Times New Roman"/>
          <w:sz w:val="28"/>
          <w:szCs w:val="28"/>
          <w:lang w:val="pl-PL"/>
        </w:rPr>
        <w:t xml:space="preserve"> </w:t>
      </w:r>
      <w:proofErr w:type="spellStart"/>
      <w:r w:rsidRPr="008A69B5">
        <w:rPr>
          <w:rFonts w:cs="Times New Roman"/>
          <w:sz w:val="28"/>
          <w:szCs w:val="28"/>
          <w:lang w:val="pl-PL"/>
        </w:rPr>
        <w:t>untuk</w:t>
      </w:r>
      <w:proofErr w:type="spellEnd"/>
      <w:r w:rsidRPr="008A69B5">
        <w:rPr>
          <w:rFonts w:cs="Times New Roman"/>
          <w:sz w:val="28"/>
          <w:szCs w:val="28"/>
          <w:lang w:val="pl-PL"/>
        </w:rPr>
        <w:t xml:space="preserve"> </w:t>
      </w:r>
      <w:proofErr w:type="spellStart"/>
      <w:r w:rsidRPr="008A69B5">
        <w:rPr>
          <w:rFonts w:cs="Times New Roman"/>
          <w:sz w:val="28"/>
          <w:szCs w:val="28"/>
          <w:lang w:val="pl-PL"/>
        </w:rPr>
        <w:t>memenuhi</w:t>
      </w:r>
      <w:proofErr w:type="spellEnd"/>
      <w:r w:rsidRPr="008A69B5">
        <w:rPr>
          <w:rFonts w:cs="Times New Roman"/>
          <w:sz w:val="28"/>
          <w:szCs w:val="28"/>
          <w:lang w:val="pl-PL"/>
        </w:rPr>
        <w:t xml:space="preserve"> </w:t>
      </w:r>
      <w:proofErr w:type="spellStart"/>
      <w:r w:rsidRPr="008A69B5">
        <w:rPr>
          <w:rFonts w:cs="Times New Roman"/>
          <w:sz w:val="28"/>
          <w:szCs w:val="28"/>
          <w:lang w:val="pl-PL"/>
        </w:rPr>
        <w:t>tugas</w:t>
      </w:r>
      <w:proofErr w:type="spellEnd"/>
      <w:r w:rsidRPr="008A69B5">
        <w:rPr>
          <w:rFonts w:cs="Times New Roman"/>
          <w:sz w:val="28"/>
          <w:szCs w:val="28"/>
          <w:lang w:val="pl-PL"/>
        </w:rPr>
        <w:t xml:space="preserve"> </w:t>
      </w:r>
      <w:proofErr w:type="spellStart"/>
      <w:r w:rsidRPr="008A69B5">
        <w:rPr>
          <w:rFonts w:cs="Times New Roman"/>
          <w:sz w:val="28"/>
          <w:szCs w:val="28"/>
          <w:lang w:val="pl-PL"/>
        </w:rPr>
        <w:t>mata</w:t>
      </w:r>
      <w:proofErr w:type="spellEnd"/>
      <w:r w:rsidRPr="008A69B5">
        <w:rPr>
          <w:rFonts w:cs="Times New Roman"/>
          <w:sz w:val="28"/>
          <w:szCs w:val="28"/>
          <w:lang w:val="pl-PL"/>
        </w:rPr>
        <w:t xml:space="preserve"> </w:t>
      </w:r>
      <w:proofErr w:type="spellStart"/>
      <w:r w:rsidRPr="008A69B5">
        <w:rPr>
          <w:rFonts w:cs="Times New Roman"/>
          <w:sz w:val="28"/>
          <w:szCs w:val="28"/>
          <w:lang w:val="pl-PL"/>
        </w:rPr>
        <w:t>kuliah</w:t>
      </w:r>
      <w:proofErr w:type="spellEnd"/>
      <w:r w:rsidRPr="008A69B5">
        <w:rPr>
          <w:rFonts w:cs="Times New Roman"/>
          <w:sz w:val="28"/>
          <w:szCs w:val="28"/>
          <w:lang w:val="pl-PL"/>
        </w:rPr>
        <w:t xml:space="preserve"> </w:t>
      </w:r>
    </w:p>
    <w:p w14:paraId="34954074" w14:textId="28CB0F36" w:rsidR="008A69B5" w:rsidRPr="00A77C8B" w:rsidRDefault="004E670B" w:rsidP="00504D9B">
      <w:pPr>
        <w:spacing w:line="360" w:lineRule="auto"/>
        <w:jc w:val="center"/>
        <w:rPr>
          <w:rFonts w:cs="Times New Roman"/>
          <w:sz w:val="28"/>
          <w:szCs w:val="28"/>
          <w:lang w:val="en-US"/>
        </w:rPr>
      </w:pPr>
      <w:r w:rsidRPr="00A77C8B">
        <w:rPr>
          <w:rFonts w:cs="Times New Roman"/>
          <w:sz w:val="28"/>
          <w:szCs w:val="28"/>
          <w:lang w:val="en-US"/>
        </w:rPr>
        <w:t>IFB</w:t>
      </w:r>
      <w:r w:rsidR="00E41486">
        <w:rPr>
          <w:rFonts w:cs="Times New Roman"/>
          <w:sz w:val="28"/>
          <w:szCs w:val="28"/>
          <w:lang w:val="en-US"/>
        </w:rPr>
        <w:t>-</w:t>
      </w:r>
      <w:r w:rsidRPr="00A77C8B">
        <w:rPr>
          <w:rFonts w:cs="Times New Roman"/>
          <w:sz w:val="28"/>
          <w:szCs w:val="28"/>
          <w:lang w:val="en-US"/>
        </w:rPr>
        <w:t xml:space="preserve">307 </w:t>
      </w:r>
      <w:r w:rsidRPr="00A77C8B">
        <w:rPr>
          <w:rFonts w:cs="Times New Roman"/>
          <w:sz w:val="28"/>
          <w:szCs w:val="28"/>
          <w:lang w:val="en-US"/>
        </w:rPr>
        <w:t>DATA MINING DAN INFORMATION RETRIEVAL</w:t>
      </w:r>
      <w:r w:rsidR="00880C66" w:rsidRPr="00A77C8B">
        <w:rPr>
          <w:rFonts w:cs="Times New Roman"/>
          <w:sz w:val="28"/>
          <w:szCs w:val="28"/>
          <w:lang w:val="en-US"/>
        </w:rPr>
        <w:t xml:space="preserve"> </w:t>
      </w:r>
    </w:p>
    <w:p w14:paraId="5CD67276" w14:textId="77777777" w:rsidR="008A69B5" w:rsidRPr="007A0FAC" w:rsidRDefault="008A69B5" w:rsidP="00504D9B">
      <w:pPr>
        <w:spacing w:before="240" w:line="360" w:lineRule="auto"/>
        <w:jc w:val="center"/>
        <w:rPr>
          <w:rFonts w:cs="Times New Roman"/>
          <w:b/>
          <w:bCs/>
          <w:sz w:val="28"/>
          <w:szCs w:val="28"/>
        </w:rPr>
      </w:pPr>
      <w:proofErr w:type="spellStart"/>
      <w:r w:rsidRPr="007A0FAC">
        <w:rPr>
          <w:rFonts w:cs="Times New Roman"/>
          <w:b/>
          <w:bCs/>
          <w:sz w:val="28"/>
          <w:szCs w:val="28"/>
        </w:rPr>
        <w:t>Dosen</w:t>
      </w:r>
      <w:proofErr w:type="spellEnd"/>
      <w:r w:rsidRPr="007A0FAC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7A0FAC">
        <w:rPr>
          <w:rFonts w:cs="Times New Roman"/>
          <w:b/>
          <w:bCs/>
          <w:sz w:val="28"/>
          <w:szCs w:val="28"/>
        </w:rPr>
        <w:t>pengempu</w:t>
      </w:r>
      <w:proofErr w:type="spellEnd"/>
      <w:r w:rsidRPr="007A0FAC">
        <w:rPr>
          <w:rFonts w:cs="Times New Roman"/>
          <w:b/>
          <w:bCs/>
          <w:sz w:val="28"/>
          <w:szCs w:val="28"/>
        </w:rPr>
        <w:t xml:space="preserve"> :</w:t>
      </w:r>
      <w:proofErr w:type="gramEnd"/>
      <w:r w:rsidRPr="007A0FAC">
        <w:rPr>
          <w:rFonts w:cs="Times New Roman"/>
          <w:b/>
          <w:bCs/>
          <w:sz w:val="28"/>
          <w:szCs w:val="28"/>
        </w:rPr>
        <w:t xml:space="preserve"> </w:t>
      </w:r>
    </w:p>
    <w:p w14:paraId="29F20E48" w14:textId="69BBD175" w:rsidR="008A69B5" w:rsidRPr="007A0FAC" w:rsidRDefault="000B2797" w:rsidP="00504D9B">
      <w:pPr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proofErr w:type="spellStart"/>
      <w:r>
        <w:rPr>
          <w:rFonts w:cs="Times New Roman"/>
          <w:sz w:val="28"/>
          <w:szCs w:val="28"/>
        </w:rPr>
        <w:t>Dr.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Jasman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Pardede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S.Si</w:t>
      </w:r>
      <w:proofErr w:type="spellEnd"/>
      <w:r>
        <w:rPr>
          <w:rFonts w:cs="Times New Roman"/>
          <w:sz w:val="28"/>
          <w:szCs w:val="28"/>
        </w:rPr>
        <w:t>., M.T.</w:t>
      </w:r>
    </w:p>
    <w:p w14:paraId="461AABD5" w14:textId="655F6F43" w:rsidR="008A69B5" w:rsidRDefault="00AC7044" w:rsidP="00504D9B">
      <w:pPr>
        <w:spacing w:line="360" w:lineRule="auto"/>
        <w:rPr>
          <w:rFonts w:cs="Times New Roman"/>
          <w:sz w:val="28"/>
          <w:szCs w:val="28"/>
        </w:rPr>
      </w:pPr>
      <w:r w:rsidRPr="007A0FAC">
        <w:rPr>
          <w:rFonts w:cs="Times New Roman"/>
          <w:noProof/>
          <w:sz w:val="28"/>
          <w:szCs w:val="28"/>
        </w:rPr>
        <w:drawing>
          <wp:anchor distT="0" distB="0" distL="114300" distR="114300" simplePos="0" relativeHeight="251658242" behindDoc="0" locked="0" layoutInCell="1" allowOverlap="1" wp14:anchorId="043676B9" wp14:editId="3440B2B2">
            <wp:simplePos x="0" y="0"/>
            <wp:positionH relativeFrom="column">
              <wp:posOffset>1725295</wp:posOffset>
            </wp:positionH>
            <wp:positionV relativeFrom="paragraph">
              <wp:posOffset>184150</wp:posOffset>
            </wp:positionV>
            <wp:extent cx="2075180" cy="2075180"/>
            <wp:effectExtent l="0" t="0" r="1270" b="127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518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69B5">
        <w:rPr>
          <w:rFonts w:cs="Times New Roman"/>
          <w:sz w:val="28"/>
          <w:szCs w:val="28"/>
        </w:rPr>
        <w:br w:type="textWrapping" w:clear="all"/>
      </w:r>
    </w:p>
    <w:p w14:paraId="083EF5C1" w14:textId="77777777" w:rsidR="008A69B5" w:rsidRDefault="008A69B5" w:rsidP="00504D9B">
      <w:pPr>
        <w:spacing w:line="360" w:lineRule="auto"/>
        <w:jc w:val="center"/>
        <w:rPr>
          <w:rFonts w:cs="Times New Roman"/>
          <w:sz w:val="28"/>
          <w:szCs w:val="28"/>
        </w:rPr>
      </w:pPr>
      <w:proofErr w:type="spellStart"/>
      <w:r>
        <w:rPr>
          <w:rFonts w:cs="Times New Roman"/>
          <w:sz w:val="28"/>
          <w:szCs w:val="28"/>
        </w:rPr>
        <w:t>Disusun</w:t>
      </w:r>
      <w:proofErr w:type="spellEnd"/>
      <w:r>
        <w:rPr>
          <w:rFonts w:cs="Times New Roman"/>
          <w:sz w:val="28"/>
          <w:szCs w:val="28"/>
        </w:rPr>
        <w:t xml:space="preserve"> oleh:</w:t>
      </w:r>
    </w:p>
    <w:p w14:paraId="67D7DF41" w14:textId="73AABDF1" w:rsidR="008A69B5" w:rsidRDefault="00937DDC" w:rsidP="00504D9B">
      <w:pPr>
        <w:spacing w:line="360" w:lineRule="auto"/>
        <w:jc w:val="center"/>
        <w:rPr>
          <w:rFonts w:cs="Times New Roman"/>
          <w:sz w:val="28"/>
          <w:szCs w:val="28"/>
        </w:rPr>
      </w:pPr>
      <w:proofErr w:type="spellStart"/>
      <w:r>
        <w:rPr>
          <w:rFonts w:cs="Times New Roman"/>
          <w:sz w:val="28"/>
          <w:szCs w:val="28"/>
        </w:rPr>
        <w:t>Kelompok</w:t>
      </w:r>
      <w:proofErr w:type="spellEnd"/>
      <w:r>
        <w:rPr>
          <w:rFonts w:cs="Times New Roman"/>
          <w:sz w:val="28"/>
          <w:szCs w:val="28"/>
        </w:rPr>
        <w:t xml:space="preserve"> 8</w:t>
      </w:r>
    </w:p>
    <w:tbl>
      <w:tblPr>
        <w:tblStyle w:val="TableGrid"/>
        <w:tblW w:w="0" w:type="auto"/>
        <w:tblInd w:w="14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27"/>
        <w:gridCol w:w="294"/>
        <w:gridCol w:w="2404"/>
      </w:tblGrid>
      <w:tr w:rsidR="00AB33D0" w14:paraId="20FDEED9" w14:textId="0005C36B" w:rsidTr="00804B38">
        <w:trPr>
          <w:trHeight w:val="560"/>
          <w:ins w:id="0" w:author="Microsoft Word" w:date="2026-10-14T14:41:00Z"/>
        </w:trPr>
        <w:tc>
          <w:tcPr>
            <w:tcW w:w="2927" w:type="dxa"/>
          </w:tcPr>
          <w:p w14:paraId="1BCCF8B8" w14:textId="33705847" w:rsidR="00AB33D0" w:rsidRPr="003575E0" w:rsidRDefault="00AB33D0" w:rsidP="00AB33D0">
            <w:pPr>
              <w:jc w:val="left"/>
              <w:rPr>
                <w:ins w:id="1" w:author="Microsoft Word" w:date="2026-10-14T14:41:00Z"/>
                <w:rFonts w:cs="Times New Roman"/>
                <w:sz w:val="28"/>
                <w:szCs w:val="28"/>
              </w:rPr>
            </w:pPr>
            <w:proofErr w:type="spellStart"/>
            <w:ins w:id="2" w:author="Microsoft Word" w:date="2026-10-14T14:41:00Z">
              <w:r w:rsidRPr="003575E0">
                <w:rPr>
                  <w:rFonts w:cs="Times New Roman"/>
                  <w:sz w:val="28"/>
                  <w:szCs w:val="28"/>
                </w:rPr>
                <w:t>Robi</w:t>
              </w:r>
              <w:proofErr w:type="spellEnd"/>
              <w:r w:rsidRPr="003575E0">
                <w:rPr>
                  <w:rFonts w:cs="Times New Roman"/>
                  <w:sz w:val="28"/>
                  <w:szCs w:val="28"/>
                </w:rPr>
                <w:t xml:space="preserve"> </w:t>
              </w:r>
              <w:proofErr w:type="spellStart"/>
              <w:r w:rsidRPr="003575E0">
                <w:rPr>
                  <w:rFonts w:cs="Times New Roman"/>
                  <w:sz w:val="28"/>
                  <w:szCs w:val="28"/>
                </w:rPr>
                <w:t>Rizki</w:t>
              </w:r>
              <w:proofErr w:type="spellEnd"/>
              <w:r w:rsidRPr="003575E0">
                <w:rPr>
                  <w:rFonts w:cs="Times New Roman"/>
                  <w:sz w:val="28"/>
                  <w:szCs w:val="28"/>
                </w:rPr>
                <w:t xml:space="preserve"> </w:t>
              </w:r>
              <w:proofErr w:type="spellStart"/>
              <w:r w:rsidRPr="003575E0">
                <w:rPr>
                  <w:rFonts w:cs="Times New Roman"/>
                  <w:sz w:val="28"/>
                  <w:szCs w:val="28"/>
                </w:rPr>
                <w:t>Permana</w:t>
              </w:r>
              <w:proofErr w:type="spellEnd"/>
            </w:ins>
          </w:p>
          <w:p w14:paraId="5F9CC037" w14:textId="77777777" w:rsidR="00AB33D0" w:rsidRPr="003575E0" w:rsidRDefault="00AB33D0" w:rsidP="00AB33D0">
            <w:pPr>
              <w:jc w:val="left"/>
              <w:rPr>
                <w:ins w:id="3" w:author="Microsoft Word" w:date="2026-10-14T14:41:00Z"/>
                <w:rFonts w:cs="Times New Roman"/>
                <w:sz w:val="28"/>
                <w:szCs w:val="28"/>
              </w:rPr>
            </w:pPr>
          </w:p>
        </w:tc>
        <w:tc>
          <w:tcPr>
            <w:tcW w:w="294" w:type="dxa"/>
          </w:tcPr>
          <w:p w14:paraId="1B86E4A3" w14:textId="3B1139D3" w:rsidR="00AB33D0" w:rsidRPr="003575E0" w:rsidRDefault="00AB33D0" w:rsidP="00543000">
            <w:pPr>
              <w:jc w:val="center"/>
              <w:rPr>
                <w:ins w:id="4" w:author="Microsoft Word" w:date="2026-10-14T14:41:00Z"/>
                <w:rFonts w:cs="Times New Roman"/>
                <w:sz w:val="28"/>
                <w:szCs w:val="28"/>
              </w:rPr>
            </w:pPr>
            <w:ins w:id="5" w:author="Microsoft Word" w:date="2026-10-14T14:41:00Z">
              <w:r w:rsidRPr="003575E0">
                <w:rPr>
                  <w:rFonts w:cs="Times New Roman"/>
                  <w:sz w:val="28"/>
                  <w:szCs w:val="28"/>
                </w:rPr>
                <w:t>:</w:t>
              </w:r>
            </w:ins>
          </w:p>
        </w:tc>
        <w:tc>
          <w:tcPr>
            <w:tcW w:w="2404" w:type="dxa"/>
          </w:tcPr>
          <w:p w14:paraId="78269152" w14:textId="71C2C087" w:rsidR="00AB33D0" w:rsidRPr="003575E0" w:rsidRDefault="00AB33D0" w:rsidP="00AB33D0">
            <w:pPr>
              <w:jc w:val="center"/>
              <w:rPr>
                <w:ins w:id="6" w:author="Microsoft Word" w:date="2026-10-14T14:41:00Z"/>
                <w:rFonts w:cs="Times New Roman"/>
                <w:sz w:val="28"/>
                <w:szCs w:val="28"/>
              </w:rPr>
            </w:pPr>
            <w:ins w:id="7" w:author="Microsoft Word" w:date="2026-10-14T14:41:00Z">
              <w:r w:rsidRPr="003575E0">
                <w:rPr>
                  <w:rFonts w:cs="Times New Roman"/>
                  <w:sz w:val="28"/>
                  <w:szCs w:val="28"/>
                </w:rPr>
                <w:t>15-2024-141</w:t>
              </w:r>
            </w:ins>
          </w:p>
        </w:tc>
      </w:tr>
      <w:tr w:rsidR="00AB33D0" w14:paraId="5E919FD4" w14:textId="2AAA180A" w:rsidTr="00804B38">
        <w:trPr>
          <w:trHeight w:val="560"/>
          <w:ins w:id="8" w:author="Microsoft Word" w:date="2026-10-14T14:41:00Z"/>
        </w:trPr>
        <w:tc>
          <w:tcPr>
            <w:tcW w:w="2927" w:type="dxa"/>
          </w:tcPr>
          <w:p w14:paraId="41C852EC" w14:textId="45FC4781" w:rsidR="00AB33D0" w:rsidRPr="003575E0" w:rsidRDefault="00AB33D0" w:rsidP="00AB33D0">
            <w:pPr>
              <w:jc w:val="left"/>
              <w:rPr>
                <w:ins w:id="9" w:author="Microsoft Word" w:date="2026-10-14T14:41:00Z"/>
                <w:rFonts w:cs="Times New Roman"/>
                <w:sz w:val="28"/>
                <w:szCs w:val="28"/>
              </w:rPr>
            </w:pPr>
            <w:ins w:id="10" w:author="Microsoft Word" w:date="2026-10-14T14:41:00Z">
              <w:r w:rsidRPr="003575E0">
                <w:rPr>
                  <w:rFonts w:cs="Times New Roman"/>
                  <w:sz w:val="28"/>
                  <w:szCs w:val="28"/>
                </w:rPr>
                <w:t xml:space="preserve">Aditya </w:t>
              </w:r>
              <w:proofErr w:type="spellStart"/>
              <w:r w:rsidRPr="003575E0">
                <w:rPr>
                  <w:rFonts w:cs="Times New Roman"/>
                  <w:sz w:val="28"/>
                  <w:szCs w:val="28"/>
                </w:rPr>
                <w:t>Luthfi</w:t>
              </w:r>
              <w:proofErr w:type="spellEnd"/>
            </w:ins>
          </w:p>
        </w:tc>
        <w:tc>
          <w:tcPr>
            <w:tcW w:w="294" w:type="dxa"/>
          </w:tcPr>
          <w:p w14:paraId="3D220E76" w14:textId="1EE417C4" w:rsidR="00AB33D0" w:rsidRPr="003575E0" w:rsidRDefault="00AB33D0" w:rsidP="00543000">
            <w:pPr>
              <w:jc w:val="center"/>
              <w:rPr>
                <w:ins w:id="11" w:author="Microsoft Word" w:date="2026-10-14T14:41:00Z"/>
                <w:rFonts w:cs="Times New Roman"/>
                <w:sz w:val="28"/>
                <w:szCs w:val="28"/>
              </w:rPr>
            </w:pPr>
            <w:ins w:id="12" w:author="Microsoft Word" w:date="2026-10-14T14:41:00Z">
              <w:r w:rsidRPr="003575E0">
                <w:rPr>
                  <w:rFonts w:cs="Times New Roman"/>
                  <w:sz w:val="28"/>
                  <w:szCs w:val="28"/>
                </w:rPr>
                <w:t>:</w:t>
              </w:r>
            </w:ins>
          </w:p>
        </w:tc>
        <w:tc>
          <w:tcPr>
            <w:tcW w:w="2404" w:type="dxa"/>
          </w:tcPr>
          <w:p w14:paraId="5A690B54" w14:textId="4C3C19EC" w:rsidR="00AB33D0" w:rsidRPr="003575E0" w:rsidRDefault="00AB33D0" w:rsidP="00543000">
            <w:pPr>
              <w:jc w:val="center"/>
              <w:rPr>
                <w:ins w:id="13" w:author="Microsoft Word" w:date="2026-10-14T14:41:00Z"/>
                <w:rFonts w:cs="Times New Roman"/>
                <w:sz w:val="28"/>
                <w:szCs w:val="28"/>
              </w:rPr>
            </w:pPr>
            <w:ins w:id="14" w:author="Microsoft Word" w:date="2026-10-14T14:41:00Z">
              <w:r w:rsidRPr="003575E0">
                <w:rPr>
                  <w:rFonts w:cs="Times New Roman"/>
                  <w:sz w:val="28"/>
                  <w:szCs w:val="28"/>
                </w:rPr>
                <w:t>15-2024-139</w:t>
              </w:r>
            </w:ins>
          </w:p>
        </w:tc>
      </w:tr>
    </w:tbl>
    <w:p w14:paraId="267B1560" w14:textId="77777777" w:rsidR="008A69B5" w:rsidRDefault="008A69B5" w:rsidP="00504D9B">
      <w:pPr>
        <w:spacing w:line="360" w:lineRule="auto"/>
        <w:rPr>
          <w:rFonts w:cs="Times New Roman"/>
          <w:b/>
          <w:bCs/>
          <w:sz w:val="32"/>
          <w:szCs w:val="32"/>
        </w:rPr>
      </w:pPr>
    </w:p>
    <w:p w14:paraId="5AEFDB3D" w14:textId="193C3D8D" w:rsidR="008A69B5" w:rsidRDefault="008A69B5" w:rsidP="00504D9B">
      <w:pPr>
        <w:spacing w:line="360" w:lineRule="auto"/>
        <w:jc w:val="center"/>
        <w:rPr>
          <w:rFonts w:cs="Times New Roman"/>
          <w:b/>
          <w:bCs/>
          <w:sz w:val="32"/>
          <w:szCs w:val="32"/>
        </w:rPr>
      </w:pPr>
      <w:r w:rsidRPr="00653D2E">
        <w:rPr>
          <w:rFonts w:cs="Times New Roman"/>
          <w:b/>
          <w:bCs/>
          <w:sz w:val="32"/>
          <w:szCs w:val="32"/>
        </w:rPr>
        <w:t>PROGRAM STUDI INFORMATIKA</w:t>
      </w:r>
    </w:p>
    <w:p w14:paraId="3EBAAB6C" w14:textId="77777777" w:rsidR="008A69B5" w:rsidRDefault="008A69B5" w:rsidP="00504D9B">
      <w:pPr>
        <w:spacing w:line="360" w:lineRule="auto"/>
        <w:jc w:val="center"/>
        <w:rPr>
          <w:rFonts w:cs="Times New Roman"/>
          <w:b/>
          <w:bCs/>
          <w:sz w:val="32"/>
          <w:szCs w:val="32"/>
        </w:rPr>
      </w:pPr>
      <w:r w:rsidRPr="00653D2E">
        <w:rPr>
          <w:rFonts w:cs="Times New Roman"/>
          <w:b/>
          <w:bCs/>
          <w:sz w:val="32"/>
          <w:szCs w:val="32"/>
        </w:rPr>
        <w:t>FAKULTAS TEK</w:t>
      </w:r>
      <w:r>
        <w:rPr>
          <w:rFonts w:cs="Times New Roman"/>
          <w:b/>
          <w:bCs/>
          <w:sz w:val="32"/>
          <w:szCs w:val="32"/>
        </w:rPr>
        <w:t>NOLOGI INDUSTRI</w:t>
      </w:r>
    </w:p>
    <w:p w14:paraId="1A4F162B" w14:textId="77777777" w:rsidR="008A69B5" w:rsidRDefault="008A69B5" w:rsidP="00504D9B">
      <w:pPr>
        <w:spacing w:line="360" w:lineRule="auto"/>
        <w:jc w:val="center"/>
        <w:rPr>
          <w:rFonts w:cs="Times New Roman"/>
          <w:b/>
          <w:bCs/>
          <w:sz w:val="32"/>
          <w:szCs w:val="32"/>
        </w:rPr>
      </w:pPr>
      <w:r w:rsidRPr="00653D2E">
        <w:rPr>
          <w:rFonts w:cs="Times New Roman"/>
          <w:b/>
          <w:bCs/>
          <w:sz w:val="32"/>
          <w:szCs w:val="32"/>
        </w:rPr>
        <w:t>INSTITUT TEKNOLOGI NASIONAL BANDUNG</w:t>
      </w:r>
    </w:p>
    <w:p w14:paraId="6712317B" w14:textId="7B174FD4" w:rsidR="008A69B5" w:rsidRDefault="008A69B5" w:rsidP="00504D9B">
      <w:pPr>
        <w:tabs>
          <w:tab w:val="left" w:pos="2574"/>
          <w:tab w:val="center" w:pos="4873"/>
        </w:tabs>
        <w:spacing w:line="360" w:lineRule="auto"/>
        <w:jc w:val="center"/>
        <w:rPr>
          <w:rFonts w:cs="Times New Roman"/>
          <w:b/>
          <w:bCs/>
          <w:sz w:val="32"/>
          <w:szCs w:val="32"/>
        </w:rPr>
        <w:sectPr w:rsidR="008A69B5" w:rsidSect="00653D2E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cs="Times New Roman"/>
          <w:b/>
          <w:bCs/>
          <w:sz w:val="32"/>
          <w:szCs w:val="32"/>
        </w:rPr>
        <w:t>20</w:t>
      </w:r>
      <w:r w:rsidR="00A77C8B">
        <w:rPr>
          <w:rFonts w:cs="Times New Roman"/>
          <w:b/>
          <w:bCs/>
          <w:sz w:val="32"/>
          <w:szCs w:val="32"/>
        </w:rPr>
        <w:t>26</w:t>
      </w:r>
    </w:p>
    <w:p w14:paraId="26A4BA59" w14:textId="0CCA186D" w:rsidR="00504D9B" w:rsidRDefault="008A69B5" w:rsidP="00504D9B">
      <w:pPr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 w:rsidRPr="00BB2A95">
        <w:rPr>
          <w:rFonts w:cs="Times New Roman"/>
          <w:b/>
          <w:bCs/>
          <w:sz w:val="28"/>
          <w:szCs w:val="28"/>
        </w:rPr>
        <w:lastRenderedPageBreak/>
        <w:t xml:space="preserve">BAB I </w:t>
      </w:r>
    </w:p>
    <w:p w14:paraId="17CA9A06" w14:textId="7845BE5C" w:rsidR="008A69B5" w:rsidRPr="00D201FE" w:rsidRDefault="008A69B5" w:rsidP="00806BDE">
      <w:pPr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 w:rsidRPr="00BB2A95">
        <w:rPr>
          <w:rFonts w:cs="Times New Roman"/>
          <w:b/>
          <w:bCs/>
          <w:sz w:val="28"/>
          <w:szCs w:val="28"/>
        </w:rPr>
        <w:t>PENDAHULUAN</w:t>
      </w:r>
    </w:p>
    <w:p w14:paraId="52838BF4" w14:textId="77777777" w:rsidR="008A69B5" w:rsidRDefault="008A69B5" w:rsidP="00806BDE">
      <w:pPr>
        <w:pStyle w:val="ListParagraph"/>
        <w:numPr>
          <w:ilvl w:val="0"/>
          <w:numId w:val="6"/>
        </w:numPr>
        <w:spacing w:line="360" w:lineRule="auto"/>
        <w:ind w:left="567" w:hanging="567"/>
        <w:rPr>
          <w:rFonts w:cs="Times New Roman"/>
          <w:b/>
          <w:bCs/>
          <w:sz w:val="28"/>
          <w:szCs w:val="28"/>
        </w:rPr>
      </w:pPr>
      <w:proofErr w:type="spellStart"/>
      <w:r w:rsidRPr="00BB2A95">
        <w:rPr>
          <w:rFonts w:cs="Times New Roman"/>
          <w:b/>
          <w:bCs/>
          <w:sz w:val="28"/>
          <w:szCs w:val="28"/>
        </w:rPr>
        <w:t>Latar</w:t>
      </w:r>
      <w:proofErr w:type="spellEnd"/>
      <w:r w:rsidRPr="00BB2A95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BB2A95">
        <w:rPr>
          <w:rFonts w:cs="Times New Roman"/>
          <w:b/>
          <w:bCs/>
          <w:sz w:val="28"/>
          <w:szCs w:val="28"/>
        </w:rPr>
        <w:t>Belakang</w:t>
      </w:r>
      <w:proofErr w:type="spellEnd"/>
      <w:r w:rsidRPr="00BB2A95">
        <w:rPr>
          <w:rFonts w:cs="Times New Roman"/>
          <w:b/>
          <w:bCs/>
          <w:sz w:val="28"/>
          <w:szCs w:val="28"/>
        </w:rPr>
        <w:t xml:space="preserve"> </w:t>
      </w:r>
    </w:p>
    <w:p w14:paraId="70A9E357" w14:textId="2458A642" w:rsidR="008A69B5" w:rsidRPr="00BB2A95" w:rsidRDefault="00C57189" w:rsidP="000E7BE6">
      <w:pPr>
        <w:spacing w:line="360" w:lineRule="auto"/>
        <w:ind w:firstLine="567"/>
        <w:rPr>
          <w:rFonts w:cs="Times New Roman"/>
          <w:b/>
          <w:bCs/>
          <w:sz w:val="28"/>
          <w:szCs w:val="28"/>
        </w:rPr>
      </w:pPr>
      <w:proofErr w:type="spellStart"/>
      <w:r w:rsidRPr="00C57189">
        <w:rPr>
          <w:rFonts w:cs="Times New Roman"/>
          <w:szCs w:val="24"/>
        </w:rPr>
        <w:t>Dalam</w:t>
      </w:r>
      <w:proofErr w:type="spellEnd"/>
      <w:r w:rsidRPr="00C57189">
        <w:rPr>
          <w:rFonts w:cs="Times New Roman"/>
          <w:szCs w:val="24"/>
        </w:rPr>
        <w:t xml:space="preserve"> era big data, </w:t>
      </w:r>
      <w:proofErr w:type="spellStart"/>
      <w:r w:rsidRPr="00C57189">
        <w:rPr>
          <w:rFonts w:cs="Times New Roman"/>
          <w:szCs w:val="24"/>
        </w:rPr>
        <w:t>organisasi</w:t>
      </w:r>
      <w:proofErr w:type="spellEnd"/>
      <w:r w:rsidRPr="00C57189">
        <w:rPr>
          <w:rFonts w:cs="Times New Roman"/>
          <w:szCs w:val="24"/>
        </w:rPr>
        <w:t xml:space="preserve"> dan </w:t>
      </w:r>
      <w:proofErr w:type="spellStart"/>
      <w:r w:rsidRPr="00C57189">
        <w:rPr>
          <w:rFonts w:cs="Times New Roman"/>
          <w:szCs w:val="24"/>
        </w:rPr>
        <w:t>perusahaan</w:t>
      </w:r>
      <w:proofErr w:type="spellEnd"/>
      <w:r w:rsidRPr="00C57189">
        <w:rPr>
          <w:rFonts w:cs="Times New Roman"/>
          <w:szCs w:val="24"/>
        </w:rPr>
        <w:t xml:space="preserve"> </w:t>
      </w:r>
      <w:proofErr w:type="spellStart"/>
      <w:r w:rsidRPr="00C57189">
        <w:rPr>
          <w:rFonts w:cs="Times New Roman"/>
          <w:szCs w:val="24"/>
        </w:rPr>
        <w:t>dihadapkan</w:t>
      </w:r>
      <w:proofErr w:type="spellEnd"/>
      <w:r w:rsidRPr="00C57189">
        <w:rPr>
          <w:rFonts w:cs="Times New Roman"/>
          <w:szCs w:val="24"/>
        </w:rPr>
        <w:t xml:space="preserve"> pada </w:t>
      </w:r>
      <w:proofErr w:type="spellStart"/>
      <w:r w:rsidRPr="00C57189">
        <w:rPr>
          <w:rFonts w:cs="Times New Roman"/>
          <w:szCs w:val="24"/>
        </w:rPr>
        <w:t>kumpulan</w:t>
      </w:r>
      <w:proofErr w:type="spellEnd"/>
      <w:r w:rsidRPr="00C57189">
        <w:rPr>
          <w:rFonts w:cs="Times New Roman"/>
          <w:szCs w:val="24"/>
        </w:rPr>
        <w:t xml:space="preserve"> data yang sangat </w:t>
      </w:r>
      <w:proofErr w:type="spellStart"/>
      <w:r w:rsidRPr="00C57189">
        <w:rPr>
          <w:rFonts w:cs="Times New Roman"/>
          <w:szCs w:val="24"/>
        </w:rPr>
        <w:t>besar</w:t>
      </w:r>
      <w:proofErr w:type="spellEnd"/>
      <w:r w:rsidRPr="00C57189">
        <w:rPr>
          <w:rFonts w:cs="Times New Roman"/>
          <w:szCs w:val="24"/>
        </w:rPr>
        <w:t xml:space="preserve">. Data mining </w:t>
      </w:r>
      <w:proofErr w:type="spellStart"/>
      <w:r w:rsidRPr="00C57189">
        <w:rPr>
          <w:rFonts w:cs="Times New Roman"/>
          <w:szCs w:val="24"/>
        </w:rPr>
        <w:t>hadir</w:t>
      </w:r>
      <w:proofErr w:type="spellEnd"/>
      <w:r w:rsidRPr="00C57189">
        <w:rPr>
          <w:rFonts w:cs="Times New Roman"/>
          <w:szCs w:val="24"/>
        </w:rPr>
        <w:t xml:space="preserve"> </w:t>
      </w:r>
      <w:proofErr w:type="spellStart"/>
      <w:r w:rsidRPr="00C57189">
        <w:rPr>
          <w:rFonts w:cs="Times New Roman"/>
          <w:szCs w:val="24"/>
        </w:rPr>
        <w:t>sebagai</w:t>
      </w:r>
      <w:proofErr w:type="spellEnd"/>
      <w:r w:rsidRPr="00C57189">
        <w:rPr>
          <w:rFonts w:cs="Times New Roman"/>
          <w:szCs w:val="24"/>
        </w:rPr>
        <w:t xml:space="preserve"> </w:t>
      </w:r>
      <w:proofErr w:type="spellStart"/>
      <w:r w:rsidRPr="00C57189">
        <w:rPr>
          <w:rFonts w:cs="Times New Roman"/>
          <w:szCs w:val="24"/>
        </w:rPr>
        <w:t>solusi</w:t>
      </w:r>
      <w:proofErr w:type="spellEnd"/>
      <w:r w:rsidRPr="00C57189">
        <w:rPr>
          <w:rFonts w:cs="Times New Roman"/>
          <w:szCs w:val="24"/>
        </w:rPr>
        <w:t xml:space="preserve"> </w:t>
      </w:r>
      <w:proofErr w:type="spellStart"/>
      <w:r w:rsidRPr="00C57189">
        <w:rPr>
          <w:rFonts w:cs="Times New Roman"/>
          <w:szCs w:val="24"/>
        </w:rPr>
        <w:t>untuk</w:t>
      </w:r>
      <w:proofErr w:type="spellEnd"/>
      <w:r w:rsidRPr="00C57189">
        <w:rPr>
          <w:rFonts w:cs="Times New Roman"/>
          <w:szCs w:val="24"/>
        </w:rPr>
        <w:t xml:space="preserve"> </w:t>
      </w:r>
      <w:proofErr w:type="spellStart"/>
      <w:r w:rsidRPr="00C57189">
        <w:rPr>
          <w:rFonts w:cs="Times New Roman"/>
          <w:szCs w:val="24"/>
        </w:rPr>
        <w:t>mengekstraksi</w:t>
      </w:r>
      <w:proofErr w:type="spellEnd"/>
      <w:r w:rsidRPr="00C57189">
        <w:rPr>
          <w:rFonts w:cs="Times New Roman"/>
          <w:szCs w:val="24"/>
        </w:rPr>
        <w:t xml:space="preserve"> </w:t>
      </w:r>
      <w:proofErr w:type="spellStart"/>
      <w:r w:rsidRPr="00C57189">
        <w:rPr>
          <w:rFonts w:cs="Times New Roman"/>
          <w:szCs w:val="24"/>
        </w:rPr>
        <w:t>informasi</w:t>
      </w:r>
      <w:proofErr w:type="spellEnd"/>
      <w:r w:rsidRPr="00C57189">
        <w:rPr>
          <w:rFonts w:cs="Times New Roman"/>
          <w:szCs w:val="24"/>
        </w:rPr>
        <w:t xml:space="preserve"> </w:t>
      </w:r>
      <w:proofErr w:type="spellStart"/>
      <w:r w:rsidRPr="00C57189">
        <w:rPr>
          <w:rFonts w:cs="Times New Roman"/>
          <w:szCs w:val="24"/>
        </w:rPr>
        <w:t>berharga</w:t>
      </w:r>
      <w:proofErr w:type="spellEnd"/>
      <w:r w:rsidRPr="00C57189">
        <w:rPr>
          <w:rFonts w:cs="Times New Roman"/>
          <w:szCs w:val="24"/>
        </w:rPr>
        <w:t xml:space="preserve"> dan </w:t>
      </w:r>
      <w:proofErr w:type="spellStart"/>
      <w:r w:rsidRPr="00C57189">
        <w:rPr>
          <w:rFonts w:cs="Times New Roman"/>
          <w:szCs w:val="24"/>
        </w:rPr>
        <w:t>pengetahuan</w:t>
      </w:r>
      <w:proofErr w:type="spellEnd"/>
      <w:r w:rsidRPr="00C57189">
        <w:rPr>
          <w:rFonts w:cs="Times New Roman"/>
          <w:szCs w:val="24"/>
        </w:rPr>
        <w:t xml:space="preserve"> </w:t>
      </w:r>
      <w:proofErr w:type="spellStart"/>
      <w:r w:rsidRPr="00C57189">
        <w:rPr>
          <w:rFonts w:cs="Times New Roman"/>
          <w:szCs w:val="24"/>
        </w:rPr>
        <w:t>tersembunyi</w:t>
      </w:r>
      <w:proofErr w:type="spellEnd"/>
      <w:r w:rsidRPr="00C57189">
        <w:rPr>
          <w:rFonts w:cs="Times New Roman"/>
          <w:szCs w:val="24"/>
        </w:rPr>
        <w:t xml:space="preserve"> </w:t>
      </w:r>
      <w:proofErr w:type="spellStart"/>
      <w:r w:rsidRPr="00C57189">
        <w:rPr>
          <w:rFonts w:cs="Times New Roman"/>
          <w:szCs w:val="24"/>
        </w:rPr>
        <w:t>dari</w:t>
      </w:r>
      <w:proofErr w:type="spellEnd"/>
      <w:r w:rsidRPr="00C57189">
        <w:rPr>
          <w:rFonts w:cs="Times New Roman"/>
          <w:szCs w:val="24"/>
        </w:rPr>
        <w:t xml:space="preserve"> data </w:t>
      </w:r>
      <w:proofErr w:type="spellStart"/>
      <w:r w:rsidRPr="00C57189">
        <w:rPr>
          <w:rFonts w:cs="Times New Roman"/>
          <w:szCs w:val="24"/>
        </w:rPr>
        <w:t>tersebut</w:t>
      </w:r>
      <w:proofErr w:type="spellEnd"/>
      <w:r w:rsidRPr="00C57189">
        <w:rPr>
          <w:rFonts w:cs="Times New Roman"/>
          <w:szCs w:val="24"/>
        </w:rPr>
        <w:t xml:space="preserve">. Salah </w:t>
      </w:r>
      <w:proofErr w:type="spellStart"/>
      <w:r w:rsidRPr="00C57189">
        <w:rPr>
          <w:rFonts w:cs="Times New Roman"/>
          <w:szCs w:val="24"/>
        </w:rPr>
        <w:t>satu</w:t>
      </w:r>
      <w:proofErr w:type="spellEnd"/>
      <w:r w:rsidRPr="00C57189">
        <w:rPr>
          <w:rFonts w:cs="Times New Roman"/>
          <w:szCs w:val="24"/>
        </w:rPr>
        <w:t xml:space="preserve"> </w:t>
      </w:r>
      <w:proofErr w:type="spellStart"/>
      <w:r w:rsidRPr="00C57189">
        <w:rPr>
          <w:rFonts w:cs="Times New Roman"/>
          <w:szCs w:val="24"/>
        </w:rPr>
        <w:t>fungsi</w:t>
      </w:r>
      <w:proofErr w:type="spellEnd"/>
      <w:r w:rsidRPr="00C57189">
        <w:rPr>
          <w:rFonts w:cs="Times New Roman"/>
          <w:szCs w:val="24"/>
        </w:rPr>
        <w:t xml:space="preserve"> </w:t>
      </w:r>
      <w:proofErr w:type="spellStart"/>
      <w:r w:rsidRPr="00C57189">
        <w:rPr>
          <w:rFonts w:cs="Times New Roman"/>
          <w:szCs w:val="24"/>
        </w:rPr>
        <w:t>utama</w:t>
      </w:r>
      <w:proofErr w:type="spellEnd"/>
      <w:r w:rsidRPr="00C57189">
        <w:rPr>
          <w:rFonts w:cs="Times New Roman"/>
          <w:szCs w:val="24"/>
        </w:rPr>
        <w:t xml:space="preserve"> </w:t>
      </w:r>
      <w:proofErr w:type="spellStart"/>
      <w:r w:rsidRPr="00C57189">
        <w:rPr>
          <w:rFonts w:cs="Times New Roman"/>
          <w:szCs w:val="24"/>
        </w:rPr>
        <w:t>dalam</w:t>
      </w:r>
      <w:proofErr w:type="spellEnd"/>
      <w:r w:rsidRPr="00C57189">
        <w:rPr>
          <w:rFonts w:cs="Times New Roman"/>
          <w:szCs w:val="24"/>
        </w:rPr>
        <w:t xml:space="preserve"> data mining </w:t>
      </w:r>
      <w:proofErr w:type="spellStart"/>
      <w:r w:rsidRPr="00C57189">
        <w:rPr>
          <w:rFonts w:cs="Times New Roman"/>
          <w:szCs w:val="24"/>
        </w:rPr>
        <w:t>adalah</w:t>
      </w:r>
      <w:proofErr w:type="spellEnd"/>
      <w:r w:rsidRPr="00C57189">
        <w:rPr>
          <w:rFonts w:cs="Times New Roman"/>
          <w:szCs w:val="24"/>
        </w:rPr>
        <w:t xml:space="preserve"> </w:t>
      </w:r>
      <w:proofErr w:type="spellStart"/>
      <w:r w:rsidRPr="00C57189">
        <w:rPr>
          <w:rFonts w:cs="Times New Roman"/>
          <w:szCs w:val="24"/>
        </w:rPr>
        <w:t>kemampuan</w:t>
      </w:r>
      <w:proofErr w:type="spellEnd"/>
      <w:r w:rsidRPr="00C57189">
        <w:rPr>
          <w:rFonts w:cs="Times New Roman"/>
          <w:szCs w:val="24"/>
        </w:rPr>
        <w:t xml:space="preserve"> </w:t>
      </w:r>
      <w:proofErr w:type="spellStart"/>
      <w:r w:rsidRPr="00C57189">
        <w:rPr>
          <w:rFonts w:cs="Times New Roman"/>
          <w:szCs w:val="24"/>
        </w:rPr>
        <w:t>untuk</w:t>
      </w:r>
      <w:proofErr w:type="spellEnd"/>
      <w:r w:rsidRPr="00C57189">
        <w:rPr>
          <w:rFonts w:cs="Times New Roman"/>
          <w:szCs w:val="24"/>
        </w:rPr>
        <w:t xml:space="preserve"> </w:t>
      </w:r>
      <w:proofErr w:type="spellStart"/>
      <w:r w:rsidRPr="00C57189">
        <w:rPr>
          <w:rFonts w:cs="Times New Roman"/>
          <w:szCs w:val="24"/>
        </w:rPr>
        <w:t>memprediksi</w:t>
      </w:r>
      <w:proofErr w:type="spellEnd"/>
      <w:r w:rsidRPr="00C57189">
        <w:rPr>
          <w:rFonts w:cs="Times New Roman"/>
          <w:szCs w:val="24"/>
        </w:rPr>
        <w:t xml:space="preserve"> </w:t>
      </w:r>
      <w:proofErr w:type="spellStart"/>
      <w:r w:rsidRPr="00C57189">
        <w:rPr>
          <w:rFonts w:cs="Times New Roman"/>
          <w:szCs w:val="24"/>
        </w:rPr>
        <w:t>nilai</w:t>
      </w:r>
      <w:proofErr w:type="spellEnd"/>
      <w:r w:rsidRPr="00C57189">
        <w:rPr>
          <w:rFonts w:cs="Times New Roman"/>
          <w:szCs w:val="24"/>
        </w:rPr>
        <w:t xml:space="preserve"> di masa </w:t>
      </w:r>
      <w:proofErr w:type="spellStart"/>
      <w:r w:rsidRPr="00C57189">
        <w:rPr>
          <w:rFonts w:cs="Times New Roman"/>
          <w:szCs w:val="24"/>
        </w:rPr>
        <w:t>depan</w:t>
      </w:r>
      <w:proofErr w:type="spellEnd"/>
      <w:r w:rsidRPr="00C57189">
        <w:rPr>
          <w:rFonts w:cs="Times New Roman"/>
          <w:szCs w:val="24"/>
        </w:rPr>
        <w:t xml:space="preserve"> </w:t>
      </w:r>
      <w:proofErr w:type="spellStart"/>
      <w:r w:rsidRPr="00C57189">
        <w:rPr>
          <w:rFonts w:cs="Times New Roman"/>
          <w:szCs w:val="24"/>
        </w:rPr>
        <w:t>berdasarkan</w:t>
      </w:r>
      <w:proofErr w:type="spellEnd"/>
      <w:r w:rsidRPr="00C57189">
        <w:rPr>
          <w:rFonts w:cs="Times New Roman"/>
          <w:szCs w:val="24"/>
        </w:rPr>
        <w:t xml:space="preserve"> </w:t>
      </w:r>
      <w:proofErr w:type="spellStart"/>
      <w:r w:rsidRPr="00C57189">
        <w:rPr>
          <w:rFonts w:cs="Times New Roman"/>
          <w:szCs w:val="24"/>
        </w:rPr>
        <w:t>tren</w:t>
      </w:r>
      <w:proofErr w:type="spellEnd"/>
      <w:r w:rsidRPr="00C57189">
        <w:rPr>
          <w:rFonts w:cs="Times New Roman"/>
          <w:szCs w:val="24"/>
        </w:rPr>
        <w:t xml:space="preserve"> di masa </w:t>
      </w:r>
      <w:proofErr w:type="spellStart"/>
      <w:r w:rsidRPr="00C57189">
        <w:rPr>
          <w:rFonts w:cs="Times New Roman"/>
          <w:szCs w:val="24"/>
        </w:rPr>
        <w:t>lalu</w:t>
      </w:r>
      <w:proofErr w:type="spellEnd"/>
      <w:r w:rsidRPr="00C57189">
        <w:rPr>
          <w:rFonts w:cs="Times New Roman"/>
          <w:szCs w:val="24"/>
        </w:rPr>
        <w:t xml:space="preserve">, yang </w:t>
      </w:r>
      <w:proofErr w:type="spellStart"/>
      <w:r w:rsidRPr="00C57189">
        <w:rPr>
          <w:rFonts w:cs="Times New Roman"/>
          <w:szCs w:val="24"/>
        </w:rPr>
        <w:t>dikenal</w:t>
      </w:r>
      <w:proofErr w:type="spellEnd"/>
      <w:r w:rsidRPr="00C57189">
        <w:rPr>
          <w:rFonts w:cs="Times New Roman"/>
          <w:szCs w:val="24"/>
        </w:rPr>
        <w:t xml:space="preserve"> </w:t>
      </w:r>
      <w:proofErr w:type="spellStart"/>
      <w:r w:rsidRPr="00C57189">
        <w:rPr>
          <w:rFonts w:cs="Times New Roman"/>
          <w:szCs w:val="24"/>
        </w:rPr>
        <w:t>sebagai</w:t>
      </w:r>
      <w:proofErr w:type="spellEnd"/>
      <w:r w:rsidRPr="00C57189">
        <w:rPr>
          <w:rFonts w:cs="Times New Roman"/>
          <w:szCs w:val="24"/>
        </w:rPr>
        <w:t xml:space="preserve"> </w:t>
      </w:r>
      <w:proofErr w:type="spellStart"/>
      <w:r w:rsidRPr="00C57189">
        <w:rPr>
          <w:rFonts w:cs="Times New Roman"/>
          <w:szCs w:val="24"/>
        </w:rPr>
        <w:t>Estimasi</w:t>
      </w:r>
      <w:proofErr w:type="spellEnd"/>
      <w:r w:rsidRPr="00C57189">
        <w:rPr>
          <w:rFonts w:cs="Times New Roman"/>
          <w:szCs w:val="24"/>
        </w:rPr>
        <w:t xml:space="preserve">. Model </w:t>
      </w:r>
      <w:proofErr w:type="spellStart"/>
      <w:r w:rsidRPr="00C57189">
        <w:rPr>
          <w:rFonts w:cs="Times New Roman"/>
          <w:szCs w:val="24"/>
        </w:rPr>
        <w:t>estimasi</w:t>
      </w:r>
      <w:proofErr w:type="spellEnd"/>
      <w:r w:rsidRPr="00C57189">
        <w:rPr>
          <w:rFonts w:cs="Times New Roman"/>
          <w:szCs w:val="24"/>
        </w:rPr>
        <w:t xml:space="preserve"> sangat </w:t>
      </w:r>
      <w:proofErr w:type="spellStart"/>
      <w:r w:rsidRPr="00C57189">
        <w:rPr>
          <w:rFonts w:cs="Times New Roman"/>
          <w:szCs w:val="24"/>
        </w:rPr>
        <w:t>penting</w:t>
      </w:r>
      <w:proofErr w:type="spellEnd"/>
      <w:r w:rsidRPr="00C57189">
        <w:rPr>
          <w:rFonts w:cs="Times New Roman"/>
          <w:szCs w:val="24"/>
        </w:rPr>
        <w:t xml:space="preserve"> </w:t>
      </w:r>
      <w:proofErr w:type="spellStart"/>
      <w:r w:rsidRPr="00C57189">
        <w:rPr>
          <w:rFonts w:cs="Times New Roman"/>
          <w:szCs w:val="24"/>
        </w:rPr>
        <w:t>karena</w:t>
      </w:r>
      <w:proofErr w:type="spellEnd"/>
      <w:r w:rsidRPr="00C57189">
        <w:rPr>
          <w:rFonts w:cs="Times New Roman"/>
          <w:szCs w:val="24"/>
        </w:rPr>
        <w:t xml:space="preserve"> </w:t>
      </w:r>
      <w:proofErr w:type="spellStart"/>
      <w:r w:rsidRPr="00C57189">
        <w:rPr>
          <w:rFonts w:cs="Times New Roman"/>
          <w:szCs w:val="24"/>
        </w:rPr>
        <w:t>memungkinkan</w:t>
      </w:r>
      <w:proofErr w:type="spellEnd"/>
      <w:r w:rsidRPr="00C57189">
        <w:rPr>
          <w:rFonts w:cs="Times New Roman"/>
          <w:szCs w:val="24"/>
        </w:rPr>
        <w:t xml:space="preserve"> </w:t>
      </w:r>
      <w:proofErr w:type="spellStart"/>
      <w:r w:rsidRPr="00C57189">
        <w:rPr>
          <w:rFonts w:cs="Times New Roman"/>
          <w:szCs w:val="24"/>
        </w:rPr>
        <w:t>pengambilan</w:t>
      </w:r>
      <w:proofErr w:type="spellEnd"/>
      <w:r w:rsidRPr="00C57189">
        <w:rPr>
          <w:rFonts w:cs="Times New Roman"/>
          <w:szCs w:val="24"/>
        </w:rPr>
        <w:t xml:space="preserve"> </w:t>
      </w:r>
      <w:proofErr w:type="spellStart"/>
      <w:r w:rsidRPr="00C57189">
        <w:rPr>
          <w:rFonts w:cs="Times New Roman"/>
          <w:szCs w:val="24"/>
        </w:rPr>
        <w:t>keputusan</w:t>
      </w:r>
      <w:proofErr w:type="spellEnd"/>
      <w:r w:rsidRPr="00C57189">
        <w:rPr>
          <w:rFonts w:cs="Times New Roman"/>
          <w:szCs w:val="24"/>
        </w:rPr>
        <w:t xml:space="preserve"> yang </w:t>
      </w:r>
      <w:proofErr w:type="spellStart"/>
      <w:r w:rsidRPr="00C57189">
        <w:rPr>
          <w:rFonts w:cs="Times New Roman"/>
          <w:szCs w:val="24"/>
        </w:rPr>
        <w:t>digerakkan</w:t>
      </w:r>
      <w:proofErr w:type="spellEnd"/>
      <w:r w:rsidRPr="00C57189">
        <w:rPr>
          <w:rFonts w:cs="Times New Roman"/>
          <w:szCs w:val="24"/>
        </w:rPr>
        <w:t xml:space="preserve"> oleh data (data-driven decision making), </w:t>
      </w:r>
      <w:proofErr w:type="spellStart"/>
      <w:r w:rsidRPr="00C57189">
        <w:rPr>
          <w:rFonts w:cs="Times New Roman"/>
          <w:szCs w:val="24"/>
        </w:rPr>
        <w:t>mulai</w:t>
      </w:r>
      <w:proofErr w:type="spellEnd"/>
      <w:r w:rsidRPr="00C57189">
        <w:rPr>
          <w:rFonts w:cs="Times New Roman"/>
          <w:szCs w:val="24"/>
        </w:rPr>
        <w:t xml:space="preserve"> </w:t>
      </w:r>
      <w:proofErr w:type="spellStart"/>
      <w:r w:rsidRPr="00C57189">
        <w:rPr>
          <w:rFonts w:cs="Times New Roman"/>
          <w:szCs w:val="24"/>
        </w:rPr>
        <w:t>dari</w:t>
      </w:r>
      <w:proofErr w:type="spellEnd"/>
      <w:r w:rsidRPr="00C57189">
        <w:rPr>
          <w:rFonts w:cs="Times New Roman"/>
          <w:szCs w:val="24"/>
        </w:rPr>
        <w:t xml:space="preserve"> </w:t>
      </w:r>
      <w:proofErr w:type="spellStart"/>
      <w:r w:rsidRPr="00C57189">
        <w:rPr>
          <w:rFonts w:cs="Times New Roman"/>
          <w:szCs w:val="24"/>
        </w:rPr>
        <w:t>memprediksi</w:t>
      </w:r>
      <w:proofErr w:type="spellEnd"/>
      <w:r w:rsidRPr="00C57189">
        <w:rPr>
          <w:rFonts w:cs="Times New Roman"/>
          <w:szCs w:val="24"/>
        </w:rPr>
        <w:t xml:space="preserve"> </w:t>
      </w:r>
      <w:proofErr w:type="spellStart"/>
      <w:r w:rsidRPr="00C57189">
        <w:rPr>
          <w:rFonts w:cs="Times New Roman"/>
          <w:szCs w:val="24"/>
        </w:rPr>
        <w:t>penjualan</w:t>
      </w:r>
      <w:proofErr w:type="spellEnd"/>
      <w:r w:rsidRPr="00C57189">
        <w:rPr>
          <w:rFonts w:cs="Times New Roman"/>
          <w:szCs w:val="24"/>
        </w:rPr>
        <w:t xml:space="preserve">, </w:t>
      </w:r>
      <w:proofErr w:type="spellStart"/>
      <w:r w:rsidRPr="00C57189">
        <w:rPr>
          <w:rFonts w:cs="Times New Roman"/>
          <w:szCs w:val="24"/>
        </w:rPr>
        <w:t>memperkirakan</w:t>
      </w:r>
      <w:proofErr w:type="spellEnd"/>
      <w:r w:rsidRPr="00C57189">
        <w:rPr>
          <w:rFonts w:cs="Times New Roman"/>
          <w:szCs w:val="24"/>
        </w:rPr>
        <w:t xml:space="preserve"> </w:t>
      </w:r>
      <w:proofErr w:type="spellStart"/>
      <w:r w:rsidRPr="00C57189">
        <w:rPr>
          <w:rFonts w:cs="Times New Roman"/>
          <w:szCs w:val="24"/>
        </w:rPr>
        <w:t>harga</w:t>
      </w:r>
      <w:proofErr w:type="spellEnd"/>
      <w:r w:rsidRPr="00C57189">
        <w:rPr>
          <w:rFonts w:cs="Times New Roman"/>
          <w:szCs w:val="24"/>
        </w:rPr>
        <w:t xml:space="preserve"> </w:t>
      </w:r>
      <w:proofErr w:type="spellStart"/>
      <w:r w:rsidRPr="00C57189">
        <w:rPr>
          <w:rFonts w:cs="Times New Roman"/>
          <w:szCs w:val="24"/>
        </w:rPr>
        <w:t>properti</w:t>
      </w:r>
      <w:proofErr w:type="spellEnd"/>
      <w:r w:rsidRPr="00C57189">
        <w:rPr>
          <w:rFonts w:cs="Times New Roman"/>
          <w:szCs w:val="24"/>
        </w:rPr>
        <w:t xml:space="preserve">, </w:t>
      </w:r>
      <w:proofErr w:type="spellStart"/>
      <w:r w:rsidRPr="00C57189">
        <w:rPr>
          <w:rFonts w:cs="Times New Roman"/>
          <w:szCs w:val="24"/>
        </w:rPr>
        <w:t>hingga</w:t>
      </w:r>
      <w:proofErr w:type="spellEnd"/>
      <w:r w:rsidRPr="00C57189">
        <w:rPr>
          <w:rFonts w:cs="Times New Roman"/>
          <w:szCs w:val="24"/>
        </w:rPr>
        <w:t xml:space="preserve"> </w:t>
      </w:r>
      <w:proofErr w:type="spellStart"/>
      <w:r w:rsidRPr="00C57189">
        <w:rPr>
          <w:rFonts w:cs="Times New Roman"/>
          <w:szCs w:val="24"/>
        </w:rPr>
        <w:t>mengukur</w:t>
      </w:r>
      <w:proofErr w:type="spellEnd"/>
      <w:r w:rsidRPr="00C57189">
        <w:rPr>
          <w:rFonts w:cs="Times New Roman"/>
          <w:szCs w:val="24"/>
        </w:rPr>
        <w:t xml:space="preserve"> </w:t>
      </w:r>
      <w:proofErr w:type="spellStart"/>
      <w:r w:rsidRPr="00C57189">
        <w:rPr>
          <w:rFonts w:cs="Times New Roman"/>
          <w:szCs w:val="24"/>
        </w:rPr>
        <w:t>risiko</w:t>
      </w:r>
      <w:proofErr w:type="spellEnd"/>
      <w:r w:rsidRPr="00C57189">
        <w:rPr>
          <w:rFonts w:cs="Times New Roman"/>
          <w:szCs w:val="24"/>
        </w:rPr>
        <w:t xml:space="preserve"> </w:t>
      </w:r>
      <w:proofErr w:type="spellStart"/>
      <w:r w:rsidRPr="00C57189">
        <w:rPr>
          <w:rFonts w:cs="Times New Roman"/>
          <w:szCs w:val="24"/>
        </w:rPr>
        <w:t>keuangan</w:t>
      </w:r>
      <w:proofErr w:type="spellEnd"/>
      <w:r w:rsidRPr="00C57189">
        <w:rPr>
          <w:rFonts w:cs="Times New Roman"/>
          <w:szCs w:val="24"/>
        </w:rPr>
        <w:t>.</w:t>
      </w:r>
    </w:p>
    <w:p w14:paraId="408376B1" w14:textId="77777777" w:rsidR="008A69B5" w:rsidRPr="00BB2A95" w:rsidRDefault="008A69B5" w:rsidP="002F54EF">
      <w:pPr>
        <w:pStyle w:val="ListParagraph"/>
        <w:numPr>
          <w:ilvl w:val="0"/>
          <w:numId w:val="6"/>
        </w:numPr>
        <w:spacing w:before="240" w:line="360" w:lineRule="auto"/>
        <w:ind w:left="567" w:hanging="567"/>
        <w:rPr>
          <w:rFonts w:cs="Times New Roman"/>
          <w:b/>
          <w:bCs/>
          <w:sz w:val="28"/>
          <w:szCs w:val="28"/>
        </w:rPr>
      </w:pPr>
      <w:proofErr w:type="spellStart"/>
      <w:r w:rsidRPr="00BB2A95">
        <w:rPr>
          <w:rFonts w:cs="Times New Roman"/>
          <w:b/>
          <w:bCs/>
          <w:sz w:val="28"/>
          <w:szCs w:val="28"/>
        </w:rPr>
        <w:t>Rumusan</w:t>
      </w:r>
      <w:proofErr w:type="spellEnd"/>
      <w:r w:rsidRPr="00BB2A95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BB2A95">
        <w:rPr>
          <w:rFonts w:cs="Times New Roman"/>
          <w:b/>
          <w:bCs/>
          <w:sz w:val="28"/>
          <w:szCs w:val="28"/>
        </w:rPr>
        <w:t>Masalah</w:t>
      </w:r>
      <w:proofErr w:type="spellEnd"/>
      <w:r w:rsidRPr="00BB2A95">
        <w:rPr>
          <w:rFonts w:cs="Times New Roman"/>
          <w:b/>
          <w:bCs/>
          <w:sz w:val="28"/>
          <w:szCs w:val="28"/>
        </w:rPr>
        <w:t xml:space="preserve">  </w:t>
      </w:r>
    </w:p>
    <w:p w14:paraId="77B45A01" w14:textId="00BD716F" w:rsidR="002F54EF" w:rsidRPr="002F54EF" w:rsidRDefault="002F54EF" w:rsidP="009D05B1">
      <w:pPr>
        <w:pStyle w:val="ListParagraph"/>
        <w:numPr>
          <w:ilvl w:val="0"/>
          <w:numId w:val="15"/>
        </w:numPr>
        <w:spacing w:line="360" w:lineRule="auto"/>
      </w:pPr>
      <w:proofErr w:type="spellStart"/>
      <w:r w:rsidRPr="002F54EF">
        <w:t>Apa</w:t>
      </w:r>
      <w:proofErr w:type="spellEnd"/>
      <w:r w:rsidRPr="002F54EF">
        <w:t xml:space="preserve"> </w:t>
      </w:r>
      <w:proofErr w:type="spellStart"/>
      <w:r w:rsidRPr="002F54EF">
        <w:t>definisi</w:t>
      </w:r>
      <w:proofErr w:type="spellEnd"/>
      <w:r w:rsidRPr="002F54EF">
        <w:t xml:space="preserve"> dan </w:t>
      </w:r>
      <w:proofErr w:type="spellStart"/>
      <w:r w:rsidRPr="002F54EF">
        <w:t>bagaimana</w:t>
      </w:r>
      <w:proofErr w:type="spellEnd"/>
      <w:r w:rsidRPr="002F54EF">
        <w:t xml:space="preserve"> </w:t>
      </w:r>
      <w:proofErr w:type="spellStart"/>
      <w:r w:rsidRPr="002F54EF">
        <w:t>sejarah</w:t>
      </w:r>
      <w:proofErr w:type="spellEnd"/>
      <w:r w:rsidRPr="002F54EF">
        <w:t xml:space="preserve"> </w:t>
      </w:r>
      <w:proofErr w:type="spellStart"/>
      <w:r w:rsidRPr="002F54EF">
        <w:t>perkembangan</w:t>
      </w:r>
      <w:proofErr w:type="spellEnd"/>
      <w:r w:rsidRPr="002F54EF">
        <w:t xml:space="preserve"> model </w:t>
      </w:r>
      <w:proofErr w:type="spellStart"/>
      <w:r w:rsidRPr="002F54EF">
        <w:t>estimasi</w:t>
      </w:r>
      <w:proofErr w:type="spellEnd"/>
      <w:r w:rsidRPr="002F54EF">
        <w:t>?</w:t>
      </w:r>
    </w:p>
    <w:p w14:paraId="28FC42A2" w14:textId="142EA4BE" w:rsidR="002F54EF" w:rsidRPr="002F54EF" w:rsidRDefault="002F54EF" w:rsidP="009D05B1">
      <w:pPr>
        <w:pStyle w:val="ListParagraph"/>
        <w:numPr>
          <w:ilvl w:val="0"/>
          <w:numId w:val="15"/>
        </w:numPr>
        <w:spacing w:line="360" w:lineRule="auto"/>
      </w:pPr>
      <w:proofErr w:type="spellStart"/>
      <w:r w:rsidRPr="002F54EF">
        <w:t>Bagaimana</w:t>
      </w:r>
      <w:proofErr w:type="spellEnd"/>
      <w:r w:rsidRPr="002F54EF">
        <w:t xml:space="preserve"> formula </w:t>
      </w:r>
      <w:proofErr w:type="spellStart"/>
      <w:r w:rsidRPr="002F54EF">
        <w:t>matematika</w:t>
      </w:r>
      <w:proofErr w:type="spellEnd"/>
      <w:r w:rsidRPr="002F54EF">
        <w:t xml:space="preserve"> yang </w:t>
      </w:r>
      <w:proofErr w:type="spellStart"/>
      <w:r w:rsidRPr="002F54EF">
        <w:t>mendasari</w:t>
      </w:r>
      <w:proofErr w:type="spellEnd"/>
      <w:r w:rsidRPr="002F54EF">
        <w:t xml:space="preserve"> model </w:t>
      </w:r>
      <w:proofErr w:type="spellStart"/>
      <w:r w:rsidRPr="002F54EF">
        <w:t>estimasi</w:t>
      </w:r>
      <w:proofErr w:type="spellEnd"/>
      <w:r w:rsidRPr="002F54EF">
        <w:t xml:space="preserve"> (</w:t>
      </w:r>
      <w:proofErr w:type="spellStart"/>
      <w:r w:rsidRPr="002F54EF">
        <w:t>khususnya</w:t>
      </w:r>
      <w:proofErr w:type="spellEnd"/>
      <w:r w:rsidRPr="002F54EF">
        <w:t xml:space="preserve"> </w:t>
      </w:r>
      <w:proofErr w:type="spellStart"/>
      <w:r w:rsidRPr="002F54EF">
        <w:t>Regresi</w:t>
      </w:r>
      <w:proofErr w:type="spellEnd"/>
      <w:r w:rsidRPr="002F54EF">
        <w:t xml:space="preserve"> Linear)?</w:t>
      </w:r>
    </w:p>
    <w:p w14:paraId="1F9E92F9" w14:textId="37694C39" w:rsidR="002F54EF" w:rsidRPr="002F54EF" w:rsidRDefault="002F54EF" w:rsidP="009D05B1">
      <w:pPr>
        <w:pStyle w:val="ListParagraph"/>
        <w:numPr>
          <w:ilvl w:val="0"/>
          <w:numId w:val="15"/>
        </w:numPr>
        <w:spacing w:line="360" w:lineRule="auto"/>
      </w:pPr>
      <w:proofErr w:type="spellStart"/>
      <w:r w:rsidRPr="002F54EF">
        <w:t>Bagaimana</w:t>
      </w:r>
      <w:proofErr w:type="spellEnd"/>
      <w:r w:rsidRPr="002F54EF">
        <w:t xml:space="preserve"> </w:t>
      </w:r>
      <w:proofErr w:type="spellStart"/>
      <w:r w:rsidRPr="002F54EF">
        <w:t>penerapan</w:t>
      </w:r>
      <w:proofErr w:type="spellEnd"/>
      <w:r w:rsidRPr="002F54EF">
        <w:t xml:space="preserve"> model </w:t>
      </w:r>
      <w:proofErr w:type="spellStart"/>
      <w:r w:rsidRPr="002F54EF">
        <w:t>estimasi</w:t>
      </w:r>
      <w:proofErr w:type="spellEnd"/>
      <w:r w:rsidRPr="002F54EF">
        <w:t xml:space="preserve"> </w:t>
      </w:r>
      <w:proofErr w:type="spellStart"/>
      <w:r w:rsidRPr="002F54EF">
        <w:t>dalam</w:t>
      </w:r>
      <w:proofErr w:type="spellEnd"/>
      <w:r w:rsidRPr="002F54EF">
        <w:t xml:space="preserve"> </w:t>
      </w:r>
      <w:proofErr w:type="spellStart"/>
      <w:r w:rsidRPr="002F54EF">
        <w:t>studi</w:t>
      </w:r>
      <w:proofErr w:type="spellEnd"/>
      <w:r w:rsidRPr="002F54EF">
        <w:t xml:space="preserve"> </w:t>
      </w:r>
      <w:proofErr w:type="spellStart"/>
      <w:r w:rsidRPr="002F54EF">
        <w:t>kasus</w:t>
      </w:r>
      <w:proofErr w:type="spellEnd"/>
      <w:r w:rsidRPr="002F54EF">
        <w:t xml:space="preserve"> </w:t>
      </w:r>
      <w:proofErr w:type="spellStart"/>
      <w:r w:rsidRPr="002F54EF">
        <w:t>menggunakan</w:t>
      </w:r>
      <w:proofErr w:type="spellEnd"/>
      <w:r w:rsidRPr="002F54EF">
        <w:t xml:space="preserve"> Microsoft Excel?</w:t>
      </w:r>
    </w:p>
    <w:p w14:paraId="01713229" w14:textId="21790F95" w:rsidR="002F54EF" w:rsidRDefault="002F54EF" w:rsidP="009D05B1">
      <w:pPr>
        <w:pStyle w:val="ListParagraph"/>
        <w:numPr>
          <w:ilvl w:val="0"/>
          <w:numId w:val="15"/>
        </w:numPr>
        <w:spacing w:line="360" w:lineRule="auto"/>
      </w:pPr>
      <w:proofErr w:type="spellStart"/>
      <w:r w:rsidRPr="002F54EF">
        <w:t>Bagaimana</w:t>
      </w:r>
      <w:proofErr w:type="spellEnd"/>
      <w:r w:rsidRPr="002F54EF">
        <w:t xml:space="preserve"> </w:t>
      </w:r>
      <w:proofErr w:type="spellStart"/>
      <w:r w:rsidRPr="002F54EF">
        <w:t>implementasi</w:t>
      </w:r>
      <w:proofErr w:type="spellEnd"/>
      <w:r w:rsidRPr="002F54EF">
        <w:t xml:space="preserve"> </w:t>
      </w:r>
      <w:proofErr w:type="spellStart"/>
      <w:r w:rsidRPr="002F54EF">
        <w:t>pemrograman</w:t>
      </w:r>
      <w:proofErr w:type="spellEnd"/>
      <w:r w:rsidRPr="002F54EF">
        <w:t xml:space="preserve"> model </w:t>
      </w:r>
      <w:proofErr w:type="spellStart"/>
      <w:r w:rsidRPr="002F54EF">
        <w:t>estimasi</w:t>
      </w:r>
      <w:proofErr w:type="spellEnd"/>
      <w:r w:rsidRPr="002F54EF">
        <w:t xml:space="preserve"> </w:t>
      </w:r>
      <w:proofErr w:type="spellStart"/>
      <w:r w:rsidRPr="002F54EF">
        <w:t>menggunakan</w:t>
      </w:r>
      <w:proofErr w:type="spellEnd"/>
      <w:r w:rsidRPr="002F54EF">
        <w:t xml:space="preserve"> </w:t>
      </w:r>
      <w:proofErr w:type="spellStart"/>
      <w:r w:rsidRPr="002F54EF">
        <w:t>bahasa</w:t>
      </w:r>
      <w:proofErr w:type="spellEnd"/>
      <w:r w:rsidRPr="002F54EF">
        <w:t xml:space="preserve"> Python?</w:t>
      </w:r>
    </w:p>
    <w:p w14:paraId="7AE554CF" w14:textId="77777777" w:rsidR="002F54EF" w:rsidRDefault="002F54EF" w:rsidP="00504D9B">
      <w:pPr>
        <w:pStyle w:val="ListParagraph"/>
        <w:spacing w:line="360" w:lineRule="auto"/>
      </w:pPr>
    </w:p>
    <w:p w14:paraId="1776F046" w14:textId="77777777" w:rsidR="008A69B5" w:rsidRPr="00BB2A95" w:rsidRDefault="008A69B5" w:rsidP="00CE72E6">
      <w:pPr>
        <w:pStyle w:val="ListParagraph"/>
        <w:numPr>
          <w:ilvl w:val="0"/>
          <w:numId w:val="6"/>
        </w:numPr>
        <w:spacing w:before="240" w:line="360" w:lineRule="auto"/>
        <w:ind w:left="567" w:hanging="567"/>
        <w:rPr>
          <w:rFonts w:cs="Times New Roman"/>
          <w:b/>
          <w:bCs/>
          <w:sz w:val="28"/>
          <w:szCs w:val="28"/>
        </w:rPr>
      </w:pPr>
      <w:proofErr w:type="spellStart"/>
      <w:r w:rsidRPr="00BB2A95">
        <w:rPr>
          <w:rFonts w:cs="Times New Roman"/>
          <w:b/>
          <w:bCs/>
          <w:sz w:val="28"/>
          <w:szCs w:val="28"/>
        </w:rPr>
        <w:t>Tujuan</w:t>
      </w:r>
      <w:proofErr w:type="spellEnd"/>
      <w:r w:rsidRPr="00BB2A95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BB2A95">
        <w:rPr>
          <w:rFonts w:cs="Times New Roman"/>
          <w:b/>
          <w:bCs/>
          <w:sz w:val="28"/>
          <w:szCs w:val="28"/>
        </w:rPr>
        <w:t>Penulisan</w:t>
      </w:r>
      <w:proofErr w:type="spellEnd"/>
    </w:p>
    <w:p w14:paraId="5E61FFB0" w14:textId="77777777" w:rsidR="009D05B1" w:rsidRPr="009D05B1" w:rsidRDefault="009D05B1" w:rsidP="009D05B1">
      <w:pPr>
        <w:pStyle w:val="ListParagraph"/>
        <w:numPr>
          <w:ilvl w:val="0"/>
          <w:numId w:val="21"/>
        </w:numPr>
        <w:spacing w:before="100" w:beforeAutospacing="1" w:after="100" w:afterAutospacing="1" w:line="360" w:lineRule="auto"/>
        <w:jc w:val="left"/>
        <w:rPr>
          <w:rFonts w:eastAsia="Times New Roman" w:cs="Times New Roman"/>
          <w:szCs w:val="24"/>
          <w:lang w:val="en-US"/>
        </w:rPr>
      </w:pPr>
      <w:proofErr w:type="spellStart"/>
      <w:r w:rsidRPr="009D05B1">
        <w:rPr>
          <w:rFonts w:eastAsia="Times New Roman" w:cs="Times New Roman"/>
          <w:szCs w:val="24"/>
          <w:lang w:val="en-US"/>
        </w:rPr>
        <w:t>Menguraikan</w:t>
      </w:r>
      <w:proofErr w:type="spellEnd"/>
      <w:r w:rsidRPr="009D05B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9D05B1">
        <w:rPr>
          <w:rFonts w:eastAsia="Times New Roman" w:cs="Times New Roman"/>
          <w:szCs w:val="24"/>
          <w:lang w:val="en-US"/>
        </w:rPr>
        <w:t>definisi</w:t>
      </w:r>
      <w:proofErr w:type="spellEnd"/>
      <w:r w:rsidRPr="009D05B1">
        <w:rPr>
          <w:rFonts w:eastAsia="Times New Roman" w:cs="Times New Roman"/>
          <w:szCs w:val="24"/>
          <w:lang w:val="en-US"/>
        </w:rPr>
        <w:t xml:space="preserve"> dan </w:t>
      </w:r>
      <w:proofErr w:type="spellStart"/>
      <w:r w:rsidRPr="009D05B1">
        <w:rPr>
          <w:rFonts w:eastAsia="Times New Roman" w:cs="Times New Roman"/>
          <w:szCs w:val="24"/>
          <w:lang w:val="en-US"/>
        </w:rPr>
        <w:t>sejarah</w:t>
      </w:r>
      <w:proofErr w:type="spellEnd"/>
      <w:r w:rsidRPr="009D05B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9D05B1">
        <w:rPr>
          <w:rFonts w:eastAsia="Times New Roman" w:cs="Times New Roman"/>
          <w:szCs w:val="24"/>
          <w:lang w:val="en-US"/>
        </w:rPr>
        <w:t>perkembangan</w:t>
      </w:r>
      <w:proofErr w:type="spellEnd"/>
      <w:r w:rsidRPr="009D05B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9D05B1">
        <w:rPr>
          <w:rFonts w:eastAsia="Times New Roman" w:cs="Times New Roman"/>
          <w:szCs w:val="24"/>
          <w:lang w:val="en-US"/>
        </w:rPr>
        <w:t>teknik</w:t>
      </w:r>
      <w:proofErr w:type="spellEnd"/>
      <w:r w:rsidRPr="009D05B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9D05B1">
        <w:rPr>
          <w:rFonts w:eastAsia="Times New Roman" w:cs="Times New Roman"/>
          <w:szCs w:val="24"/>
          <w:lang w:val="en-US"/>
        </w:rPr>
        <w:t>estimasi</w:t>
      </w:r>
      <w:proofErr w:type="spellEnd"/>
      <w:r w:rsidRPr="009D05B1">
        <w:rPr>
          <w:rFonts w:eastAsia="Times New Roman" w:cs="Times New Roman"/>
          <w:szCs w:val="24"/>
          <w:lang w:val="en-US"/>
        </w:rPr>
        <w:t>.</w:t>
      </w:r>
    </w:p>
    <w:p w14:paraId="709AEE02" w14:textId="77777777" w:rsidR="009D05B1" w:rsidRPr="009D05B1" w:rsidRDefault="009D05B1" w:rsidP="009D05B1">
      <w:pPr>
        <w:pStyle w:val="ListParagraph"/>
        <w:numPr>
          <w:ilvl w:val="0"/>
          <w:numId w:val="21"/>
        </w:numPr>
        <w:spacing w:before="100" w:beforeAutospacing="1" w:after="100" w:afterAutospacing="1" w:line="360" w:lineRule="auto"/>
        <w:jc w:val="left"/>
        <w:rPr>
          <w:rFonts w:eastAsia="Times New Roman" w:cs="Times New Roman"/>
          <w:szCs w:val="24"/>
          <w:lang w:val="en-US"/>
        </w:rPr>
      </w:pPr>
      <w:proofErr w:type="spellStart"/>
      <w:r w:rsidRPr="009D05B1">
        <w:rPr>
          <w:rFonts w:eastAsia="Times New Roman" w:cs="Times New Roman"/>
          <w:szCs w:val="24"/>
          <w:lang w:val="en-US"/>
        </w:rPr>
        <w:t>Menjelaskan</w:t>
      </w:r>
      <w:proofErr w:type="spellEnd"/>
      <w:r w:rsidRPr="009D05B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9D05B1">
        <w:rPr>
          <w:rFonts w:eastAsia="Times New Roman" w:cs="Times New Roman"/>
          <w:szCs w:val="24"/>
          <w:lang w:val="en-US"/>
        </w:rPr>
        <w:t>konsep</w:t>
      </w:r>
      <w:proofErr w:type="spellEnd"/>
      <w:r w:rsidRPr="009D05B1">
        <w:rPr>
          <w:rFonts w:eastAsia="Times New Roman" w:cs="Times New Roman"/>
          <w:szCs w:val="24"/>
          <w:lang w:val="en-US"/>
        </w:rPr>
        <w:t xml:space="preserve"> dan </w:t>
      </w:r>
      <w:proofErr w:type="spellStart"/>
      <w:r w:rsidRPr="009D05B1">
        <w:rPr>
          <w:rFonts w:eastAsia="Times New Roman" w:cs="Times New Roman"/>
          <w:szCs w:val="24"/>
          <w:lang w:val="en-US"/>
        </w:rPr>
        <w:t>rumusan</w:t>
      </w:r>
      <w:proofErr w:type="spellEnd"/>
      <w:r w:rsidRPr="009D05B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9D05B1">
        <w:rPr>
          <w:rFonts w:eastAsia="Times New Roman" w:cs="Times New Roman"/>
          <w:szCs w:val="24"/>
          <w:lang w:val="en-US"/>
        </w:rPr>
        <w:t>matematis</w:t>
      </w:r>
      <w:proofErr w:type="spellEnd"/>
      <w:r w:rsidRPr="009D05B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9D05B1">
        <w:rPr>
          <w:rFonts w:eastAsia="Times New Roman" w:cs="Times New Roman"/>
          <w:szCs w:val="24"/>
          <w:lang w:val="en-US"/>
        </w:rPr>
        <w:t>Regresi</w:t>
      </w:r>
      <w:proofErr w:type="spellEnd"/>
      <w:r w:rsidRPr="009D05B1">
        <w:rPr>
          <w:rFonts w:eastAsia="Times New Roman" w:cs="Times New Roman"/>
          <w:szCs w:val="24"/>
          <w:lang w:val="en-US"/>
        </w:rPr>
        <w:t xml:space="preserve"> Linear </w:t>
      </w:r>
      <w:proofErr w:type="spellStart"/>
      <w:r w:rsidRPr="009D05B1">
        <w:rPr>
          <w:rFonts w:eastAsia="Times New Roman" w:cs="Times New Roman"/>
          <w:szCs w:val="24"/>
          <w:lang w:val="en-US"/>
        </w:rPr>
        <w:t>sebagai</w:t>
      </w:r>
      <w:proofErr w:type="spellEnd"/>
      <w:r w:rsidRPr="009D05B1">
        <w:rPr>
          <w:rFonts w:eastAsia="Times New Roman" w:cs="Times New Roman"/>
          <w:szCs w:val="24"/>
          <w:lang w:val="en-US"/>
        </w:rPr>
        <w:t xml:space="preserve"> basis </w:t>
      </w:r>
      <w:proofErr w:type="spellStart"/>
      <w:r w:rsidRPr="009D05B1">
        <w:rPr>
          <w:rFonts w:eastAsia="Times New Roman" w:cs="Times New Roman"/>
          <w:szCs w:val="24"/>
          <w:lang w:val="en-US"/>
        </w:rPr>
        <w:t>metode</w:t>
      </w:r>
      <w:proofErr w:type="spellEnd"/>
      <w:r w:rsidRPr="009D05B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9D05B1">
        <w:rPr>
          <w:rFonts w:eastAsia="Times New Roman" w:cs="Times New Roman"/>
          <w:szCs w:val="24"/>
          <w:lang w:val="en-US"/>
        </w:rPr>
        <w:t>estimasi</w:t>
      </w:r>
      <w:proofErr w:type="spellEnd"/>
      <w:r w:rsidRPr="009D05B1">
        <w:rPr>
          <w:rFonts w:eastAsia="Times New Roman" w:cs="Times New Roman"/>
          <w:szCs w:val="24"/>
          <w:lang w:val="en-US"/>
        </w:rPr>
        <w:t>.</w:t>
      </w:r>
    </w:p>
    <w:p w14:paraId="02A9B239" w14:textId="77777777" w:rsidR="009D05B1" w:rsidRPr="009D05B1" w:rsidRDefault="009D05B1" w:rsidP="009D05B1">
      <w:pPr>
        <w:pStyle w:val="ListParagraph"/>
        <w:numPr>
          <w:ilvl w:val="0"/>
          <w:numId w:val="21"/>
        </w:numPr>
        <w:spacing w:before="100" w:beforeAutospacing="1" w:after="100" w:afterAutospacing="1" w:line="360" w:lineRule="auto"/>
        <w:jc w:val="left"/>
        <w:rPr>
          <w:rFonts w:eastAsia="Times New Roman" w:cs="Times New Roman"/>
          <w:szCs w:val="24"/>
          <w:lang w:val="en-US"/>
        </w:rPr>
      </w:pPr>
      <w:proofErr w:type="spellStart"/>
      <w:r w:rsidRPr="009D05B1">
        <w:rPr>
          <w:rFonts w:eastAsia="Times New Roman" w:cs="Times New Roman"/>
          <w:szCs w:val="24"/>
          <w:lang w:val="en-US"/>
        </w:rPr>
        <w:t>Memberikan</w:t>
      </w:r>
      <w:proofErr w:type="spellEnd"/>
      <w:r w:rsidRPr="009D05B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9D05B1">
        <w:rPr>
          <w:rFonts w:eastAsia="Times New Roman" w:cs="Times New Roman"/>
          <w:szCs w:val="24"/>
          <w:lang w:val="en-US"/>
        </w:rPr>
        <w:t>panduan</w:t>
      </w:r>
      <w:proofErr w:type="spellEnd"/>
      <w:r w:rsidRPr="009D05B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9D05B1">
        <w:rPr>
          <w:rFonts w:eastAsia="Times New Roman" w:cs="Times New Roman"/>
          <w:szCs w:val="24"/>
          <w:lang w:val="en-US"/>
        </w:rPr>
        <w:t>praktis</w:t>
      </w:r>
      <w:proofErr w:type="spellEnd"/>
      <w:r w:rsidRPr="009D05B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9D05B1">
        <w:rPr>
          <w:rFonts w:eastAsia="Times New Roman" w:cs="Times New Roman"/>
          <w:szCs w:val="24"/>
          <w:lang w:val="en-US"/>
        </w:rPr>
        <w:t>penerapan</w:t>
      </w:r>
      <w:proofErr w:type="spellEnd"/>
      <w:r w:rsidRPr="009D05B1">
        <w:rPr>
          <w:rFonts w:eastAsia="Times New Roman" w:cs="Times New Roman"/>
          <w:szCs w:val="24"/>
          <w:lang w:val="en-US"/>
        </w:rPr>
        <w:t xml:space="preserve"> model </w:t>
      </w:r>
      <w:proofErr w:type="spellStart"/>
      <w:r w:rsidRPr="009D05B1">
        <w:rPr>
          <w:rFonts w:eastAsia="Times New Roman" w:cs="Times New Roman"/>
          <w:szCs w:val="24"/>
          <w:lang w:val="en-US"/>
        </w:rPr>
        <w:t>estimasi</w:t>
      </w:r>
      <w:proofErr w:type="spellEnd"/>
      <w:r w:rsidRPr="009D05B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9D05B1">
        <w:rPr>
          <w:rFonts w:eastAsia="Times New Roman" w:cs="Times New Roman"/>
          <w:szCs w:val="24"/>
          <w:lang w:val="en-US"/>
        </w:rPr>
        <w:t>melalui</w:t>
      </w:r>
      <w:proofErr w:type="spellEnd"/>
      <w:r w:rsidRPr="009D05B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9D05B1">
        <w:rPr>
          <w:rFonts w:eastAsia="Times New Roman" w:cs="Times New Roman"/>
          <w:szCs w:val="24"/>
          <w:lang w:val="en-US"/>
        </w:rPr>
        <w:t>studi</w:t>
      </w:r>
      <w:proofErr w:type="spellEnd"/>
      <w:r w:rsidRPr="009D05B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9D05B1">
        <w:rPr>
          <w:rFonts w:eastAsia="Times New Roman" w:cs="Times New Roman"/>
          <w:szCs w:val="24"/>
          <w:lang w:val="en-US"/>
        </w:rPr>
        <w:t>kasus</w:t>
      </w:r>
      <w:proofErr w:type="spellEnd"/>
      <w:r w:rsidRPr="009D05B1">
        <w:rPr>
          <w:rFonts w:eastAsia="Times New Roman" w:cs="Times New Roman"/>
          <w:szCs w:val="24"/>
          <w:lang w:val="en-US"/>
        </w:rPr>
        <w:t xml:space="preserve"> di Microsoft Excel.</w:t>
      </w:r>
    </w:p>
    <w:p w14:paraId="4326F2F9" w14:textId="77777777" w:rsidR="003B3520" w:rsidRDefault="009D05B1" w:rsidP="003B3520">
      <w:pPr>
        <w:pStyle w:val="ListParagraph"/>
        <w:numPr>
          <w:ilvl w:val="0"/>
          <w:numId w:val="21"/>
        </w:numPr>
        <w:spacing w:before="100" w:beforeAutospacing="1" w:after="100" w:afterAutospacing="1" w:line="360" w:lineRule="auto"/>
        <w:jc w:val="left"/>
        <w:rPr>
          <w:rFonts w:eastAsia="Times New Roman" w:cs="Times New Roman"/>
          <w:szCs w:val="24"/>
          <w:lang w:val="en-US"/>
        </w:rPr>
      </w:pPr>
      <w:proofErr w:type="spellStart"/>
      <w:r w:rsidRPr="009D05B1">
        <w:rPr>
          <w:rFonts w:eastAsia="Times New Roman" w:cs="Times New Roman"/>
          <w:szCs w:val="24"/>
          <w:lang w:val="en-US"/>
        </w:rPr>
        <w:t>Mendemonstrasikan</w:t>
      </w:r>
      <w:proofErr w:type="spellEnd"/>
      <w:r w:rsidRPr="009D05B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9D05B1">
        <w:rPr>
          <w:rFonts w:eastAsia="Times New Roman" w:cs="Times New Roman"/>
          <w:szCs w:val="24"/>
          <w:lang w:val="en-US"/>
        </w:rPr>
        <w:t>implementasi</w:t>
      </w:r>
      <w:proofErr w:type="spellEnd"/>
      <w:r w:rsidRPr="009D05B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9D05B1">
        <w:rPr>
          <w:rFonts w:eastAsia="Times New Roman" w:cs="Times New Roman"/>
          <w:szCs w:val="24"/>
          <w:lang w:val="en-US"/>
        </w:rPr>
        <w:t>pembuatan</w:t>
      </w:r>
      <w:proofErr w:type="spellEnd"/>
      <w:r w:rsidRPr="009D05B1">
        <w:rPr>
          <w:rFonts w:eastAsia="Times New Roman" w:cs="Times New Roman"/>
          <w:szCs w:val="24"/>
          <w:lang w:val="en-US"/>
        </w:rPr>
        <w:t xml:space="preserve"> model </w:t>
      </w:r>
      <w:proofErr w:type="spellStart"/>
      <w:r w:rsidRPr="009D05B1">
        <w:rPr>
          <w:rFonts w:eastAsia="Times New Roman" w:cs="Times New Roman"/>
          <w:szCs w:val="24"/>
          <w:lang w:val="en-US"/>
        </w:rPr>
        <w:t>estimasi</w:t>
      </w:r>
      <w:proofErr w:type="spellEnd"/>
      <w:r w:rsidRPr="009D05B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9D05B1">
        <w:rPr>
          <w:rFonts w:eastAsia="Times New Roman" w:cs="Times New Roman"/>
          <w:szCs w:val="24"/>
          <w:lang w:val="en-US"/>
        </w:rPr>
        <w:t>menggunakan</w:t>
      </w:r>
      <w:proofErr w:type="spellEnd"/>
      <w:r w:rsidRPr="009D05B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9D05B1">
        <w:rPr>
          <w:rFonts w:eastAsia="Times New Roman" w:cs="Times New Roman"/>
          <w:szCs w:val="24"/>
          <w:lang w:val="en-US"/>
        </w:rPr>
        <w:t>bahasa</w:t>
      </w:r>
      <w:proofErr w:type="spellEnd"/>
      <w:r w:rsidRPr="009D05B1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9D05B1">
        <w:rPr>
          <w:rFonts w:eastAsia="Times New Roman" w:cs="Times New Roman"/>
          <w:szCs w:val="24"/>
          <w:lang w:val="en-US"/>
        </w:rPr>
        <w:t>pemrograman</w:t>
      </w:r>
      <w:proofErr w:type="spellEnd"/>
      <w:r w:rsidRPr="009D05B1">
        <w:rPr>
          <w:rFonts w:eastAsia="Times New Roman" w:cs="Times New Roman"/>
          <w:szCs w:val="24"/>
          <w:lang w:val="en-US"/>
        </w:rPr>
        <w:t xml:space="preserve"> Python.</w:t>
      </w:r>
    </w:p>
    <w:p w14:paraId="03A31C5E" w14:textId="77777777" w:rsidR="003B3520" w:rsidRPr="003B3520" w:rsidRDefault="003B3520" w:rsidP="003B3520">
      <w:pPr>
        <w:pStyle w:val="ListParagraph"/>
        <w:spacing w:before="100" w:beforeAutospacing="1" w:after="100" w:afterAutospacing="1" w:line="360" w:lineRule="auto"/>
        <w:jc w:val="left"/>
        <w:rPr>
          <w:rFonts w:eastAsia="Times New Roman" w:cs="Times New Roman"/>
          <w:szCs w:val="24"/>
          <w:lang w:val="en-US"/>
        </w:rPr>
      </w:pPr>
    </w:p>
    <w:p w14:paraId="0A3D1F48" w14:textId="77777777" w:rsidR="003B3520" w:rsidRPr="00BB2A95" w:rsidRDefault="003B3520" w:rsidP="003B3520">
      <w:pPr>
        <w:pStyle w:val="ListParagraph"/>
        <w:numPr>
          <w:ilvl w:val="0"/>
          <w:numId w:val="6"/>
        </w:numPr>
        <w:spacing w:before="240" w:line="360" w:lineRule="auto"/>
        <w:ind w:left="567" w:hanging="567"/>
        <w:rPr>
          <w:rFonts w:cs="Times New Roman"/>
          <w:b/>
          <w:bCs/>
          <w:sz w:val="28"/>
          <w:szCs w:val="28"/>
        </w:rPr>
      </w:pPr>
      <w:proofErr w:type="spellStart"/>
      <w:r w:rsidRPr="00BB2A95">
        <w:rPr>
          <w:rFonts w:cs="Times New Roman"/>
          <w:b/>
          <w:bCs/>
          <w:sz w:val="28"/>
          <w:szCs w:val="28"/>
        </w:rPr>
        <w:t>Tujuan</w:t>
      </w:r>
      <w:proofErr w:type="spellEnd"/>
      <w:r w:rsidRPr="00BB2A95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BB2A95">
        <w:rPr>
          <w:rFonts w:cs="Times New Roman"/>
          <w:b/>
          <w:bCs/>
          <w:sz w:val="28"/>
          <w:szCs w:val="28"/>
        </w:rPr>
        <w:t>Penulisan</w:t>
      </w:r>
      <w:proofErr w:type="spellEnd"/>
    </w:p>
    <w:p w14:paraId="4ED3A5C9" w14:textId="508E4004" w:rsidR="002A6619" w:rsidRPr="00504D9B" w:rsidRDefault="00EC4B69" w:rsidP="00504D9B">
      <w:pPr>
        <w:spacing w:before="100" w:beforeAutospacing="1" w:after="100" w:afterAutospacing="1" w:line="360" w:lineRule="auto"/>
        <w:ind w:firstLine="567"/>
        <w:rPr>
          <w:rFonts w:eastAsia="Times New Roman" w:cs="Times New Roman"/>
          <w:szCs w:val="24"/>
          <w:lang w:val="en-US"/>
        </w:rPr>
      </w:pPr>
      <w:proofErr w:type="spellStart"/>
      <w:r w:rsidRPr="00EC4B69">
        <w:rPr>
          <w:rFonts w:eastAsia="Times New Roman" w:cs="Times New Roman"/>
          <w:szCs w:val="24"/>
          <w:lang w:val="en-US"/>
        </w:rPr>
        <w:lastRenderedPageBreak/>
        <w:t>Makalah</w:t>
      </w:r>
      <w:proofErr w:type="spellEnd"/>
      <w:r w:rsidRPr="00EC4B69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EC4B69">
        <w:rPr>
          <w:rFonts w:eastAsia="Times New Roman" w:cs="Times New Roman"/>
          <w:szCs w:val="24"/>
          <w:lang w:val="en-US"/>
        </w:rPr>
        <w:t>ini</w:t>
      </w:r>
      <w:proofErr w:type="spellEnd"/>
      <w:r w:rsidRPr="00EC4B69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EC4B69">
        <w:rPr>
          <w:rFonts w:eastAsia="Times New Roman" w:cs="Times New Roman"/>
          <w:szCs w:val="24"/>
          <w:lang w:val="en-US"/>
        </w:rPr>
        <w:t>diharapkan</w:t>
      </w:r>
      <w:proofErr w:type="spellEnd"/>
      <w:r w:rsidRPr="00EC4B69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EC4B69">
        <w:rPr>
          <w:rFonts w:eastAsia="Times New Roman" w:cs="Times New Roman"/>
          <w:szCs w:val="24"/>
          <w:lang w:val="en-US"/>
        </w:rPr>
        <w:t>dapat</w:t>
      </w:r>
      <w:proofErr w:type="spellEnd"/>
      <w:r w:rsidRPr="00EC4B69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EC4B69">
        <w:rPr>
          <w:rFonts w:eastAsia="Times New Roman" w:cs="Times New Roman"/>
          <w:szCs w:val="24"/>
          <w:lang w:val="en-US"/>
        </w:rPr>
        <w:t>memberikan</w:t>
      </w:r>
      <w:proofErr w:type="spellEnd"/>
      <w:r w:rsidRPr="00EC4B69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EC4B69">
        <w:rPr>
          <w:rFonts w:eastAsia="Times New Roman" w:cs="Times New Roman"/>
          <w:szCs w:val="24"/>
          <w:lang w:val="en-US"/>
        </w:rPr>
        <w:t>manfaat</w:t>
      </w:r>
      <w:proofErr w:type="spellEnd"/>
      <w:r w:rsidRPr="00EC4B69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EC4B69">
        <w:rPr>
          <w:rFonts w:eastAsia="Times New Roman" w:cs="Times New Roman"/>
          <w:szCs w:val="24"/>
          <w:lang w:val="en-US"/>
        </w:rPr>
        <w:t>teoritis</w:t>
      </w:r>
      <w:proofErr w:type="spellEnd"/>
      <w:r w:rsidRPr="00EC4B69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EC4B69">
        <w:rPr>
          <w:rFonts w:eastAsia="Times New Roman" w:cs="Times New Roman"/>
          <w:szCs w:val="24"/>
          <w:lang w:val="en-US"/>
        </w:rPr>
        <w:t>maupun</w:t>
      </w:r>
      <w:proofErr w:type="spellEnd"/>
      <w:r w:rsidRPr="00EC4B69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EC4B69">
        <w:rPr>
          <w:rFonts w:eastAsia="Times New Roman" w:cs="Times New Roman"/>
          <w:szCs w:val="24"/>
          <w:lang w:val="en-US"/>
        </w:rPr>
        <w:t>praktis</w:t>
      </w:r>
      <w:proofErr w:type="spellEnd"/>
      <w:r w:rsidRPr="00EC4B69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EC4B69">
        <w:rPr>
          <w:rFonts w:eastAsia="Times New Roman" w:cs="Times New Roman"/>
          <w:szCs w:val="24"/>
          <w:lang w:val="en-US"/>
        </w:rPr>
        <w:t>bagi</w:t>
      </w:r>
      <w:proofErr w:type="spellEnd"/>
      <w:r w:rsidRPr="00EC4B69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EC4B69">
        <w:rPr>
          <w:rFonts w:eastAsia="Times New Roman" w:cs="Times New Roman"/>
          <w:szCs w:val="24"/>
          <w:lang w:val="en-US"/>
        </w:rPr>
        <w:t>pembaca</w:t>
      </w:r>
      <w:proofErr w:type="spellEnd"/>
      <w:r w:rsidRPr="00EC4B69">
        <w:rPr>
          <w:rFonts w:eastAsia="Times New Roman" w:cs="Times New Roman"/>
          <w:szCs w:val="24"/>
          <w:lang w:val="en-US"/>
        </w:rPr>
        <w:t xml:space="preserve">, </w:t>
      </w:r>
      <w:proofErr w:type="spellStart"/>
      <w:r w:rsidRPr="00EC4B69">
        <w:rPr>
          <w:rFonts w:eastAsia="Times New Roman" w:cs="Times New Roman"/>
          <w:szCs w:val="24"/>
          <w:lang w:val="en-US"/>
        </w:rPr>
        <w:t>khususnya</w:t>
      </w:r>
      <w:proofErr w:type="spellEnd"/>
      <w:r w:rsidRPr="00EC4B69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EC4B69">
        <w:rPr>
          <w:rFonts w:eastAsia="Times New Roman" w:cs="Times New Roman"/>
          <w:szCs w:val="24"/>
          <w:lang w:val="en-US"/>
        </w:rPr>
        <w:t>dalam</w:t>
      </w:r>
      <w:proofErr w:type="spellEnd"/>
      <w:r w:rsidRPr="00EC4B69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EC4B69">
        <w:rPr>
          <w:rFonts w:eastAsia="Times New Roman" w:cs="Times New Roman"/>
          <w:szCs w:val="24"/>
          <w:lang w:val="en-US"/>
        </w:rPr>
        <w:t>memahami</w:t>
      </w:r>
      <w:proofErr w:type="spellEnd"/>
      <w:r w:rsidRPr="00EC4B69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EC4B69">
        <w:rPr>
          <w:rFonts w:eastAsia="Times New Roman" w:cs="Times New Roman"/>
          <w:szCs w:val="24"/>
          <w:lang w:val="en-US"/>
        </w:rPr>
        <w:t>alur</w:t>
      </w:r>
      <w:proofErr w:type="spellEnd"/>
      <w:r w:rsidRPr="00EC4B69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EC4B69">
        <w:rPr>
          <w:rFonts w:eastAsia="Times New Roman" w:cs="Times New Roman"/>
          <w:szCs w:val="24"/>
          <w:lang w:val="en-US"/>
        </w:rPr>
        <w:t>kerja</w:t>
      </w:r>
      <w:proofErr w:type="spellEnd"/>
      <w:r w:rsidRPr="00EC4B69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EC4B69">
        <w:rPr>
          <w:rFonts w:eastAsia="Times New Roman" w:cs="Times New Roman"/>
          <w:szCs w:val="24"/>
          <w:lang w:val="en-US"/>
        </w:rPr>
        <w:t>pembuatan</w:t>
      </w:r>
      <w:proofErr w:type="spellEnd"/>
      <w:r w:rsidRPr="00EC4B69">
        <w:rPr>
          <w:rFonts w:eastAsia="Times New Roman" w:cs="Times New Roman"/>
          <w:szCs w:val="24"/>
          <w:lang w:val="en-US"/>
        </w:rPr>
        <w:t xml:space="preserve"> model </w:t>
      </w:r>
      <w:proofErr w:type="spellStart"/>
      <w:r w:rsidRPr="00EC4B69">
        <w:rPr>
          <w:rFonts w:eastAsia="Times New Roman" w:cs="Times New Roman"/>
          <w:szCs w:val="24"/>
          <w:lang w:val="en-US"/>
        </w:rPr>
        <w:t>estimasi</w:t>
      </w:r>
      <w:proofErr w:type="spellEnd"/>
      <w:r w:rsidRPr="00EC4B69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EC4B69">
        <w:rPr>
          <w:rFonts w:eastAsia="Times New Roman" w:cs="Times New Roman"/>
          <w:szCs w:val="24"/>
          <w:lang w:val="en-US"/>
        </w:rPr>
        <w:t>analitik</w:t>
      </w:r>
      <w:proofErr w:type="spellEnd"/>
      <w:r w:rsidRPr="00EC4B69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EC4B69">
        <w:rPr>
          <w:rFonts w:eastAsia="Times New Roman" w:cs="Times New Roman"/>
          <w:szCs w:val="24"/>
          <w:lang w:val="en-US"/>
        </w:rPr>
        <w:t>dari</w:t>
      </w:r>
      <w:proofErr w:type="spellEnd"/>
      <w:r w:rsidRPr="00EC4B69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EC4B69">
        <w:rPr>
          <w:rFonts w:eastAsia="Times New Roman" w:cs="Times New Roman"/>
          <w:szCs w:val="24"/>
          <w:lang w:val="en-US"/>
        </w:rPr>
        <w:t>awal</w:t>
      </w:r>
      <w:proofErr w:type="spellEnd"/>
      <w:r w:rsidRPr="00EC4B69">
        <w:rPr>
          <w:rFonts w:eastAsia="Times New Roman" w:cs="Times New Roman"/>
          <w:szCs w:val="24"/>
          <w:lang w:val="en-US"/>
        </w:rPr>
        <w:t xml:space="preserve"> (</w:t>
      </w:r>
      <w:proofErr w:type="spellStart"/>
      <w:r w:rsidRPr="00EC4B69">
        <w:rPr>
          <w:rFonts w:eastAsia="Times New Roman" w:cs="Times New Roman"/>
          <w:szCs w:val="24"/>
          <w:lang w:val="en-US"/>
        </w:rPr>
        <w:t>konsep</w:t>
      </w:r>
      <w:proofErr w:type="spellEnd"/>
      <w:r w:rsidRPr="00EC4B69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EC4B69">
        <w:rPr>
          <w:rFonts w:eastAsia="Times New Roman" w:cs="Times New Roman"/>
          <w:szCs w:val="24"/>
          <w:lang w:val="en-US"/>
        </w:rPr>
        <w:t>teori</w:t>
      </w:r>
      <w:proofErr w:type="spellEnd"/>
      <w:r w:rsidRPr="00EC4B69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EC4B69">
        <w:rPr>
          <w:rFonts w:eastAsia="Times New Roman" w:cs="Times New Roman"/>
          <w:szCs w:val="24"/>
          <w:lang w:val="en-US"/>
        </w:rPr>
        <w:t>dasar</w:t>
      </w:r>
      <w:proofErr w:type="spellEnd"/>
      <w:r w:rsidRPr="00EC4B69">
        <w:rPr>
          <w:rFonts w:eastAsia="Times New Roman" w:cs="Times New Roman"/>
          <w:szCs w:val="24"/>
          <w:lang w:val="en-US"/>
        </w:rPr>
        <w:t xml:space="preserve">) </w:t>
      </w:r>
      <w:proofErr w:type="spellStart"/>
      <w:r w:rsidRPr="00EC4B69">
        <w:rPr>
          <w:rFonts w:eastAsia="Times New Roman" w:cs="Times New Roman"/>
          <w:szCs w:val="24"/>
          <w:lang w:val="en-US"/>
        </w:rPr>
        <w:t>hingga</w:t>
      </w:r>
      <w:proofErr w:type="spellEnd"/>
      <w:r w:rsidRPr="00EC4B69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EC4B69">
        <w:rPr>
          <w:rFonts w:eastAsia="Times New Roman" w:cs="Times New Roman"/>
          <w:szCs w:val="24"/>
          <w:lang w:val="en-US"/>
        </w:rPr>
        <w:t>ke</w:t>
      </w:r>
      <w:proofErr w:type="spellEnd"/>
      <w:r w:rsidRPr="00EC4B69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EC4B69">
        <w:rPr>
          <w:rFonts w:eastAsia="Times New Roman" w:cs="Times New Roman"/>
          <w:szCs w:val="24"/>
          <w:lang w:val="en-US"/>
        </w:rPr>
        <w:t>tahap</w:t>
      </w:r>
      <w:proofErr w:type="spellEnd"/>
      <w:r w:rsidRPr="00EC4B69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EC4B69">
        <w:rPr>
          <w:rFonts w:eastAsia="Times New Roman" w:cs="Times New Roman"/>
          <w:szCs w:val="24"/>
          <w:lang w:val="en-US"/>
        </w:rPr>
        <w:t>akhir</w:t>
      </w:r>
      <w:proofErr w:type="spellEnd"/>
      <w:r w:rsidRPr="00EC4B69">
        <w:rPr>
          <w:rFonts w:eastAsia="Times New Roman" w:cs="Times New Roman"/>
          <w:szCs w:val="24"/>
          <w:lang w:val="en-US"/>
        </w:rPr>
        <w:t xml:space="preserve"> (</w:t>
      </w:r>
      <w:proofErr w:type="spellStart"/>
      <w:r w:rsidRPr="00EC4B69">
        <w:rPr>
          <w:rFonts w:eastAsia="Times New Roman" w:cs="Times New Roman"/>
          <w:szCs w:val="24"/>
          <w:lang w:val="en-US"/>
        </w:rPr>
        <w:t>implementasi</w:t>
      </w:r>
      <w:proofErr w:type="spellEnd"/>
      <w:r w:rsidRPr="00EC4B69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EC4B69">
        <w:rPr>
          <w:rFonts w:eastAsia="Times New Roman" w:cs="Times New Roman"/>
          <w:szCs w:val="24"/>
          <w:lang w:val="en-US"/>
        </w:rPr>
        <w:t>komputasi</w:t>
      </w:r>
      <w:proofErr w:type="spellEnd"/>
      <w:r w:rsidRPr="00EC4B69">
        <w:rPr>
          <w:rFonts w:eastAsia="Times New Roman" w:cs="Times New Roman"/>
          <w:szCs w:val="24"/>
          <w:lang w:val="en-US"/>
        </w:rPr>
        <w:t xml:space="preserve"> dan </w:t>
      </w:r>
      <w:r w:rsidRPr="00EC4B69">
        <w:rPr>
          <w:rFonts w:eastAsia="Times New Roman" w:cs="Times New Roman"/>
          <w:i/>
          <w:iCs/>
          <w:szCs w:val="24"/>
          <w:lang w:val="en-US"/>
        </w:rPr>
        <w:t>coding</w:t>
      </w:r>
      <w:r w:rsidRPr="00EC4B69">
        <w:rPr>
          <w:rFonts w:eastAsia="Times New Roman" w:cs="Times New Roman"/>
          <w:szCs w:val="24"/>
          <w:lang w:val="en-US"/>
        </w:rPr>
        <w:t>).</w:t>
      </w:r>
    </w:p>
    <w:p w14:paraId="064FFE0E" w14:textId="2A6A029D" w:rsidR="001D139C" w:rsidRPr="00504D9B" w:rsidRDefault="001D139C" w:rsidP="00AE2379">
      <w:pPr>
        <w:jc w:val="left"/>
        <w:rPr>
          <w:rFonts w:eastAsia="Times New Roman" w:cs="Times New Roman"/>
          <w:szCs w:val="24"/>
          <w:lang w:val="en-US"/>
        </w:rPr>
      </w:pPr>
      <w:r>
        <w:rPr>
          <w:rFonts w:eastAsia="Times New Roman" w:cs="Times New Roman"/>
          <w:szCs w:val="24"/>
          <w:lang w:val="en-US"/>
        </w:rPr>
        <w:br w:type="page"/>
      </w:r>
    </w:p>
    <w:p w14:paraId="2986144F" w14:textId="17C5F48B" w:rsidR="001D139C" w:rsidRDefault="008A69B5" w:rsidP="00504D9B">
      <w:pPr>
        <w:spacing w:before="240" w:line="360" w:lineRule="auto"/>
        <w:jc w:val="center"/>
        <w:rPr>
          <w:rFonts w:cs="Times New Roman"/>
          <w:b/>
          <w:bCs/>
          <w:sz w:val="28"/>
          <w:szCs w:val="28"/>
          <w:lang w:val="pl-PL"/>
        </w:rPr>
      </w:pPr>
      <w:r w:rsidRPr="008A69B5">
        <w:rPr>
          <w:rFonts w:cs="Times New Roman"/>
          <w:b/>
          <w:bCs/>
          <w:sz w:val="28"/>
          <w:szCs w:val="28"/>
          <w:lang w:val="pl-PL"/>
        </w:rPr>
        <w:lastRenderedPageBreak/>
        <w:t xml:space="preserve">BAB II </w:t>
      </w:r>
    </w:p>
    <w:p w14:paraId="3E1B7428" w14:textId="45D22299" w:rsidR="008A69B5" w:rsidRPr="008A69B5" w:rsidRDefault="008A69B5" w:rsidP="00806BDE">
      <w:pPr>
        <w:spacing w:before="240" w:line="360" w:lineRule="auto"/>
        <w:jc w:val="center"/>
        <w:rPr>
          <w:rFonts w:cs="Times New Roman"/>
          <w:b/>
          <w:bCs/>
          <w:sz w:val="28"/>
          <w:szCs w:val="28"/>
          <w:lang w:val="pl-PL"/>
        </w:rPr>
      </w:pPr>
      <w:r w:rsidRPr="008A69B5">
        <w:rPr>
          <w:rFonts w:cs="Times New Roman"/>
          <w:b/>
          <w:bCs/>
          <w:sz w:val="28"/>
          <w:szCs w:val="28"/>
          <w:lang w:val="pl-PL"/>
        </w:rPr>
        <w:t xml:space="preserve"> PEMBAHASAN</w:t>
      </w:r>
    </w:p>
    <w:p w14:paraId="3E43FE18" w14:textId="56A28EB1" w:rsidR="008A69B5" w:rsidRPr="002B49F2" w:rsidRDefault="009D0975" w:rsidP="002A6619">
      <w:pPr>
        <w:pStyle w:val="ListParagraph"/>
        <w:numPr>
          <w:ilvl w:val="0"/>
          <w:numId w:val="7"/>
        </w:numPr>
        <w:spacing w:before="240" w:line="360" w:lineRule="auto"/>
        <w:ind w:left="450" w:hanging="450"/>
        <w:rPr>
          <w:rFonts w:cs="Times New Roman"/>
          <w:b/>
          <w:sz w:val="28"/>
          <w:szCs w:val="28"/>
        </w:rPr>
      </w:pPr>
      <w:proofErr w:type="spellStart"/>
      <w:r w:rsidRPr="002B49F2">
        <w:rPr>
          <w:rFonts w:cs="Times New Roman"/>
          <w:b/>
          <w:sz w:val="28"/>
          <w:szCs w:val="28"/>
        </w:rPr>
        <w:t>Definisi</w:t>
      </w:r>
      <w:proofErr w:type="spellEnd"/>
      <w:r w:rsidRPr="002B49F2">
        <w:rPr>
          <w:rFonts w:cs="Times New Roman"/>
          <w:b/>
          <w:sz w:val="28"/>
          <w:szCs w:val="28"/>
        </w:rPr>
        <w:t xml:space="preserve"> dan Sejarah Model </w:t>
      </w:r>
      <w:proofErr w:type="spellStart"/>
      <w:r w:rsidRPr="002B49F2">
        <w:rPr>
          <w:rFonts w:cs="Times New Roman"/>
          <w:b/>
          <w:sz w:val="28"/>
          <w:szCs w:val="28"/>
        </w:rPr>
        <w:t>Estimasi</w:t>
      </w:r>
      <w:proofErr w:type="spellEnd"/>
    </w:p>
    <w:p w14:paraId="644A1D21" w14:textId="163C9F5A" w:rsidR="00D73241" w:rsidRDefault="00D73241" w:rsidP="002A6619">
      <w:pPr>
        <w:spacing w:line="360" w:lineRule="auto"/>
        <w:ind w:left="720" w:firstLine="720"/>
      </w:pPr>
      <w:proofErr w:type="spellStart"/>
      <w:r w:rsidRPr="00D73241">
        <w:t>Estimasi</w:t>
      </w:r>
      <w:proofErr w:type="spellEnd"/>
      <w:r w:rsidRPr="00D73241">
        <w:t xml:space="preserve"> (</w:t>
      </w:r>
      <w:r w:rsidRPr="00D73241">
        <w:rPr>
          <w:i/>
          <w:iCs/>
        </w:rPr>
        <w:t>Estimation</w:t>
      </w:r>
      <w:r w:rsidRPr="00D73241">
        <w:t xml:space="preserve">) </w:t>
      </w:r>
      <w:proofErr w:type="spellStart"/>
      <w:r w:rsidRPr="00D73241">
        <w:t>adalah</w:t>
      </w:r>
      <w:proofErr w:type="spellEnd"/>
      <w:r w:rsidRPr="00D73241">
        <w:t xml:space="preserve"> salah </w:t>
      </w:r>
      <w:proofErr w:type="spellStart"/>
      <w:r w:rsidRPr="00D73241">
        <w:t>satu</w:t>
      </w:r>
      <w:proofErr w:type="spellEnd"/>
      <w:r w:rsidRPr="00D73241">
        <w:t xml:space="preserve"> </w:t>
      </w:r>
      <w:proofErr w:type="spellStart"/>
      <w:r w:rsidRPr="00D73241">
        <w:t>tugas</w:t>
      </w:r>
      <w:proofErr w:type="spellEnd"/>
      <w:r w:rsidRPr="00D73241">
        <w:t xml:space="preserve"> </w:t>
      </w:r>
      <w:r w:rsidRPr="00D73241">
        <w:rPr>
          <w:i/>
          <w:iCs/>
        </w:rPr>
        <w:t>data mining</w:t>
      </w:r>
      <w:r w:rsidRPr="00D73241">
        <w:t xml:space="preserve"> yang </w:t>
      </w:r>
      <w:proofErr w:type="spellStart"/>
      <w:r w:rsidRPr="00D73241">
        <w:t>memiliki</w:t>
      </w:r>
      <w:proofErr w:type="spellEnd"/>
      <w:r w:rsidRPr="00D73241">
        <w:t xml:space="preserve"> </w:t>
      </w:r>
      <w:proofErr w:type="spellStart"/>
      <w:r w:rsidRPr="00D73241">
        <w:t>kemiripan</w:t>
      </w:r>
      <w:proofErr w:type="spellEnd"/>
      <w:r w:rsidRPr="00D73241">
        <w:t xml:space="preserve"> </w:t>
      </w:r>
      <w:proofErr w:type="spellStart"/>
      <w:r w:rsidRPr="00D73241">
        <w:t>dengan</w:t>
      </w:r>
      <w:proofErr w:type="spellEnd"/>
      <w:r w:rsidRPr="00D73241">
        <w:t xml:space="preserve"> </w:t>
      </w:r>
      <w:proofErr w:type="spellStart"/>
      <w:r w:rsidRPr="00D73241">
        <w:t>klasifikasi</w:t>
      </w:r>
      <w:proofErr w:type="spellEnd"/>
      <w:r w:rsidRPr="00D73241">
        <w:t xml:space="preserve">. </w:t>
      </w:r>
      <w:proofErr w:type="spellStart"/>
      <w:r w:rsidRPr="00D73241">
        <w:t>Perbedaan</w:t>
      </w:r>
      <w:proofErr w:type="spellEnd"/>
      <w:r w:rsidRPr="00D73241">
        <w:t xml:space="preserve"> </w:t>
      </w:r>
      <w:proofErr w:type="spellStart"/>
      <w:r w:rsidRPr="00D73241">
        <w:t>utamanya</w:t>
      </w:r>
      <w:proofErr w:type="spellEnd"/>
      <w:r w:rsidRPr="00D73241">
        <w:t xml:space="preserve"> </w:t>
      </w:r>
      <w:proofErr w:type="spellStart"/>
      <w:r w:rsidRPr="00D73241">
        <w:t>terletak</w:t>
      </w:r>
      <w:proofErr w:type="spellEnd"/>
      <w:r w:rsidRPr="00D73241">
        <w:t xml:space="preserve"> pada </w:t>
      </w:r>
      <w:proofErr w:type="spellStart"/>
      <w:r w:rsidRPr="00D73241">
        <w:t>variabel</w:t>
      </w:r>
      <w:proofErr w:type="spellEnd"/>
      <w:r w:rsidRPr="00D73241">
        <w:t xml:space="preserve"> target (</w:t>
      </w:r>
      <w:proofErr w:type="spellStart"/>
      <w:r w:rsidRPr="00D73241">
        <w:t>variabel</w:t>
      </w:r>
      <w:proofErr w:type="spellEnd"/>
      <w:r w:rsidRPr="00D73241">
        <w:t xml:space="preserve"> </w:t>
      </w:r>
      <w:proofErr w:type="spellStart"/>
      <w:r w:rsidRPr="00D73241">
        <w:t>dependen</w:t>
      </w:r>
      <w:proofErr w:type="spellEnd"/>
      <w:r w:rsidRPr="00D73241">
        <w:t xml:space="preserve">). Jika pada </w:t>
      </w:r>
      <w:proofErr w:type="spellStart"/>
      <w:r w:rsidRPr="00D73241">
        <w:t>klasifikasi</w:t>
      </w:r>
      <w:proofErr w:type="spellEnd"/>
      <w:r w:rsidRPr="00D73241">
        <w:t xml:space="preserve"> </w:t>
      </w:r>
      <w:proofErr w:type="spellStart"/>
      <w:r w:rsidRPr="00D73241">
        <w:t>variabel</w:t>
      </w:r>
      <w:proofErr w:type="spellEnd"/>
      <w:r w:rsidRPr="00D73241">
        <w:t xml:space="preserve"> target </w:t>
      </w:r>
      <w:proofErr w:type="spellStart"/>
      <w:r w:rsidRPr="00D73241">
        <w:t>bertipe</w:t>
      </w:r>
      <w:proofErr w:type="spellEnd"/>
      <w:r w:rsidRPr="00D73241">
        <w:t xml:space="preserve"> </w:t>
      </w:r>
      <w:proofErr w:type="spellStart"/>
      <w:r w:rsidRPr="00D73241">
        <w:t>kategorikal</w:t>
      </w:r>
      <w:proofErr w:type="spellEnd"/>
      <w:r w:rsidRPr="00D73241">
        <w:t xml:space="preserve"> (</w:t>
      </w:r>
      <w:proofErr w:type="spellStart"/>
      <w:r w:rsidRPr="00D73241">
        <w:t>misal</w:t>
      </w:r>
      <w:proofErr w:type="spellEnd"/>
      <w:r w:rsidRPr="00D73241">
        <w:t>: "</w:t>
      </w:r>
      <w:proofErr w:type="spellStart"/>
      <w:r w:rsidRPr="00D73241">
        <w:t>Ya</w:t>
      </w:r>
      <w:proofErr w:type="spellEnd"/>
      <w:r w:rsidRPr="00D73241">
        <w:t>/</w:t>
      </w:r>
      <w:proofErr w:type="spellStart"/>
      <w:r w:rsidRPr="00D73241">
        <w:t>Tidak</w:t>
      </w:r>
      <w:proofErr w:type="spellEnd"/>
      <w:r w:rsidRPr="00D73241">
        <w:t>", "Tinggi/Sedang/</w:t>
      </w:r>
      <w:proofErr w:type="spellStart"/>
      <w:r w:rsidRPr="00D73241">
        <w:t>Rendah</w:t>
      </w:r>
      <w:proofErr w:type="spellEnd"/>
      <w:r w:rsidRPr="00D73241">
        <w:t xml:space="preserve">"), </w:t>
      </w:r>
      <w:proofErr w:type="spellStart"/>
      <w:r w:rsidRPr="00D73241">
        <w:t>maka</w:t>
      </w:r>
      <w:proofErr w:type="spellEnd"/>
      <w:r w:rsidRPr="00D73241">
        <w:t xml:space="preserve"> pada </w:t>
      </w:r>
      <w:proofErr w:type="spellStart"/>
      <w:r w:rsidRPr="00D73241">
        <w:t>estimasi</w:t>
      </w:r>
      <w:proofErr w:type="spellEnd"/>
      <w:r w:rsidRPr="00D73241">
        <w:t xml:space="preserve">, </w:t>
      </w:r>
      <w:proofErr w:type="spellStart"/>
      <w:r w:rsidRPr="00D73241">
        <w:t>variabel</w:t>
      </w:r>
      <w:proofErr w:type="spellEnd"/>
      <w:r w:rsidRPr="00D73241">
        <w:t xml:space="preserve"> target </w:t>
      </w:r>
      <w:proofErr w:type="spellStart"/>
      <w:r w:rsidRPr="00D73241">
        <w:t>bertipe</w:t>
      </w:r>
      <w:proofErr w:type="spellEnd"/>
      <w:r w:rsidRPr="00D73241">
        <w:t xml:space="preserve"> </w:t>
      </w:r>
      <w:proofErr w:type="spellStart"/>
      <w:r w:rsidRPr="00D73241">
        <w:t>numerik</w:t>
      </w:r>
      <w:proofErr w:type="spellEnd"/>
      <w:r w:rsidRPr="00D73241">
        <w:t xml:space="preserve"> </w:t>
      </w:r>
      <w:proofErr w:type="spellStart"/>
      <w:r w:rsidRPr="00D73241">
        <w:t>kontinu</w:t>
      </w:r>
      <w:proofErr w:type="spellEnd"/>
      <w:r w:rsidRPr="00D73241">
        <w:t xml:space="preserve">. </w:t>
      </w:r>
      <w:proofErr w:type="spellStart"/>
      <w:r w:rsidRPr="00D73241">
        <w:t>Tujuan</w:t>
      </w:r>
      <w:proofErr w:type="spellEnd"/>
      <w:r w:rsidRPr="00D73241">
        <w:t xml:space="preserve"> </w:t>
      </w:r>
      <w:proofErr w:type="spellStart"/>
      <w:r w:rsidRPr="00D73241">
        <w:t>dari</w:t>
      </w:r>
      <w:proofErr w:type="spellEnd"/>
      <w:r w:rsidRPr="00D73241">
        <w:t xml:space="preserve"> model </w:t>
      </w:r>
      <w:proofErr w:type="spellStart"/>
      <w:r w:rsidRPr="00D73241">
        <w:t>estimasi</w:t>
      </w:r>
      <w:proofErr w:type="spellEnd"/>
      <w:r w:rsidRPr="00D73241">
        <w:t xml:space="preserve"> </w:t>
      </w:r>
      <w:proofErr w:type="spellStart"/>
      <w:r w:rsidRPr="00D73241">
        <w:t>adalah</w:t>
      </w:r>
      <w:proofErr w:type="spellEnd"/>
      <w:r w:rsidRPr="00D73241">
        <w:t xml:space="preserve"> </w:t>
      </w:r>
      <w:proofErr w:type="spellStart"/>
      <w:r w:rsidRPr="00D73241">
        <w:t>untuk</w:t>
      </w:r>
      <w:proofErr w:type="spellEnd"/>
      <w:r w:rsidRPr="00D73241">
        <w:t xml:space="preserve"> </w:t>
      </w:r>
      <w:proofErr w:type="spellStart"/>
      <w:r w:rsidRPr="00D73241">
        <w:t>menebak</w:t>
      </w:r>
      <w:proofErr w:type="spellEnd"/>
      <w:r w:rsidRPr="00D73241">
        <w:t xml:space="preserve"> </w:t>
      </w:r>
      <w:proofErr w:type="spellStart"/>
      <w:r w:rsidRPr="00D73241">
        <w:t>atau</w:t>
      </w:r>
      <w:proofErr w:type="spellEnd"/>
      <w:r w:rsidRPr="00D73241">
        <w:t xml:space="preserve"> </w:t>
      </w:r>
      <w:proofErr w:type="spellStart"/>
      <w:r w:rsidRPr="00D73241">
        <w:t>memprediksi</w:t>
      </w:r>
      <w:proofErr w:type="spellEnd"/>
      <w:r w:rsidRPr="00D73241">
        <w:t xml:space="preserve"> </w:t>
      </w:r>
      <w:proofErr w:type="spellStart"/>
      <w:r w:rsidRPr="00D73241">
        <w:t>nilai</w:t>
      </w:r>
      <w:proofErr w:type="spellEnd"/>
      <w:r w:rsidRPr="00D73241">
        <w:t xml:space="preserve"> </w:t>
      </w:r>
      <w:proofErr w:type="spellStart"/>
      <w:r w:rsidRPr="00D73241">
        <w:t>numerik</w:t>
      </w:r>
      <w:proofErr w:type="spellEnd"/>
      <w:r w:rsidRPr="00D73241">
        <w:t xml:space="preserve"> </w:t>
      </w:r>
      <w:proofErr w:type="spellStart"/>
      <w:r w:rsidRPr="00D73241">
        <w:t>tersebut</w:t>
      </w:r>
      <w:proofErr w:type="spellEnd"/>
      <w:r w:rsidRPr="00D73241">
        <w:t xml:space="preserve"> </w:t>
      </w:r>
      <w:proofErr w:type="spellStart"/>
      <w:r w:rsidRPr="00D73241">
        <w:t>berdasarkan</w:t>
      </w:r>
      <w:proofErr w:type="spellEnd"/>
      <w:r w:rsidRPr="00D73241">
        <w:t xml:space="preserve"> </w:t>
      </w:r>
      <w:proofErr w:type="spellStart"/>
      <w:r w:rsidRPr="00D73241">
        <w:t>sekumpulan</w:t>
      </w:r>
      <w:proofErr w:type="spellEnd"/>
      <w:r w:rsidRPr="00D73241">
        <w:t xml:space="preserve"> </w:t>
      </w:r>
      <w:proofErr w:type="spellStart"/>
      <w:r w:rsidRPr="00D73241">
        <w:t>variabel</w:t>
      </w:r>
      <w:proofErr w:type="spellEnd"/>
      <w:r w:rsidRPr="00D73241">
        <w:t xml:space="preserve"> input (</w:t>
      </w:r>
      <w:proofErr w:type="spellStart"/>
      <w:r w:rsidRPr="00D73241">
        <w:t>variabel</w:t>
      </w:r>
      <w:proofErr w:type="spellEnd"/>
      <w:r w:rsidRPr="00D73241">
        <w:t xml:space="preserve"> </w:t>
      </w:r>
      <w:proofErr w:type="spellStart"/>
      <w:r w:rsidRPr="00D73241">
        <w:t>independen</w:t>
      </w:r>
      <w:proofErr w:type="spellEnd"/>
      <w:r w:rsidRPr="00D73241">
        <w:t>/</w:t>
      </w:r>
      <w:proofErr w:type="spellStart"/>
      <w:r w:rsidRPr="00D73241">
        <w:t>prediktor</w:t>
      </w:r>
      <w:proofErr w:type="spellEnd"/>
      <w:r w:rsidRPr="00D73241">
        <w:t>)</w:t>
      </w:r>
      <w:r w:rsidR="001E164F">
        <w:t>.</w:t>
      </w:r>
    </w:p>
    <w:p w14:paraId="212EBB99" w14:textId="1C2F69BA" w:rsidR="002D2CA0" w:rsidRDefault="002D2CA0" w:rsidP="002D2CA0">
      <w:pPr>
        <w:spacing w:line="360" w:lineRule="auto"/>
        <w:ind w:left="720" w:firstLine="720"/>
      </w:pPr>
      <w:proofErr w:type="spellStart"/>
      <w:r w:rsidRPr="002D2CA0">
        <w:t>Karakteristik</w:t>
      </w:r>
      <w:proofErr w:type="spellEnd"/>
      <w:r w:rsidRPr="002D2CA0">
        <w:t xml:space="preserve"> </w:t>
      </w:r>
      <w:proofErr w:type="spellStart"/>
      <w:r w:rsidRPr="002D2CA0">
        <w:t>utama</w:t>
      </w:r>
      <w:proofErr w:type="spellEnd"/>
      <w:r w:rsidRPr="002D2CA0">
        <w:t xml:space="preserve"> yang </w:t>
      </w:r>
      <w:proofErr w:type="spellStart"/>
      <w:r w:rsidRPr="002D2CA0">
        <w:t>membedakan</w:t>
      </w:r>
      <w:proofErr w:type="spellEnd"/>
      <w:r w:rsidRPr="002D2CA0">
        <w:t xml:space="preserve"> </w:t>
      </w:r>
      <w:proofErr w:type="spellStart"/>
      <w:r w:rsidRPr="002D2CA0">
        <w:t>estimasi</w:t>
      </w:r>
      <w:proofErr w:type="spellEnd"/>
      <w:r w:rsidRPr="002D2CA0">
        <w:t xml:space="preserve"> </w:t>
      </w:r>
      <w:proofErr w:type="spellStart"/>
      <w:r w:rsidRPr="002D2CA0">
        <w:t>dari</w:t>
      </w:r>
      <w:proofErr w:type="spellEnd"/>
      <w:r w:rsidRPr="002D2CA0">
        <w:t xml:space="preserve"> </w:t>
      </w:r>
      <w:proofErr w:type="spellStart"/>
      <w:r w:rsidRPr="002D2CA0">
        <w:t>teknik</w:t>
      </w:r>
      <w:proofErr w:type="spellEnd"/>
      <w:r w:rsidRPr="002D2CA0">
        <w:t xml:space="preserve"> </w:t>
      </w:r>
      <w:r w:rsidRPr="002D2CA0">
        <w:rPr>
          <w:i/>
          <w:iCs/>
        </w:rPr>
        <w:t>data mining</w:t>
      </w:r>
      <w:r w:rsidRPr="002D2CA0">
        <w:t xml:space="preserve"> </w:t>
      </w:r>
      <w:proofErr w:type="spellStart"/>
      <w:r w:rsidRPr="002D2CA0">
        <w:t>lainnya</w:t>
      </w:r>
      <w:proofErr w:type="spellEnd"/>
      <w:r w:rsidRPr="002D2CA0">
        <w:t xml:space="preserve"> </w:t>
      </w:r>
      <w:proofErr w:type="spellStart"/>
      <w:r w:rsidRPr="002D2CA0">
        <w:t>adalah</w:t>
      </w:r>
      <w:proofErr w:type="spellEnd"/>
      <w:r w:rsidRPr="002D2CA0">
        <w:t xml:space="preserve"> </w:t>
      </w:r>
      <w:proofErr w:type="spellStart"/>
      <w:r w:rsidRPr="002D2CA0">
        <w:t>tipe</w:t>
      </w:r>
      <w:proofErr w:type="spellEnd"/>
      <w:r w:rsidRPr="002D2CA0">
        <w:t xml:space="preserve"> </w:t>
      </w:r>
      <w:proofErr w:type="spellStart"/>
      <w:r w:rsidRPr="002D2CA0">
        <w:t>datanya</w:t>
      </w:r>
      <w:proofErr w:type="spellEnd"/>
      <w:r w:rsidRPr="002D2CA0">
        <w:t xml:space="preserve">. Jika pada </w:t>
      </w:r>
      <w:proofErr w:type="spellStart"/>
      <w:r w:rsidRPr="002D2CA0">
        <w:t>metode</w:t>
      </w:r>
      <w:proofErr w:type="spellEnd"/>
      <w:r w:rsidRPr="002D2CA0">
        <w:t xml:space="preserve"> </w:t>
      </w:r>
      <w:proofErr w:type="spellStart"/>
      <w:r w:rsidRPr="002D2CA0">
        <w:t>klasifikasi</w:t>
      </w:r>
      <w:proofErr w:type="spellEnd"/>
      <w:r w:rsidRPr="002D2CA0">
        <w:t xml:space="preserve"> </w:t>
      </w:r>
      <w:proofErr w:type="spellStart"/>
      <w:r w:rsidRPr="002D2CA0">
        <w:t>variabel</w:t>
      </w:r>
      <w:proofErr w:type="spellEnd"/>
      <w:r w:rsidRPr="002D2CA0">
        <w:t xml:space="preserve"> </w:t>
      </w:r>
      <w:proofErr w:type="spellStart"/>
      <w:r w:rsidRPr="002D2CA0">
        <w:t>targetnya</w:t>
      </w:r>
      <w:proofErr w:type="spellEnd"/>
      <w:r w:rsidRPr="002D2CA0">
        <w:t xml:space="preserve"> </w:t>
      </w:r>
      <w:proofErr w:type="spellStart"/>
      <w:r w:rsidRPr="002D2CA0">
        <w:t>berupa</w:t>
      </w:r>
      <w:proofErr w:type="spellEnd"/>
      <w:r w:rsidRPr="002D2CA0">
        <w:t xml:space="preserve"> data nominal </w:t>
      </w:r>
      <w:proofErr w:type="spellStart"/>
      <w:r w:rsidRPr="002D2CA0">
        <w:t>atau</w:t>
      </w:r>
      <w:proofErr w:type="spellEnd"/>
      <w:r w:rsidRPr="002D2CA0">
        <w:t xml:space="preserve"> ordinal (</w:t>
      </w:r>
      <w:proofErr w:type="spellStart"/>
      <w:r w:rsidRPr="002D2CA0">
        <w:t>kategorikal</w:t>
      </w:r>
      <w:proofErr w:type="spellEnd"/>
      <w:r w:rsidRPr="002D2CA0">
        <w:t xml:space="preserve">), </w:t>
      </w:r>
      <w:proofErr w:type="spellStart"/>
      <w:r w:rsidRPr="002D2CA0">
        <w:t>maka</w:t>
      </w:r>
      <w:proofErr w:type="spellEnd"/>
      <w:r w:rsidRPr="002D2CA0">
        <w:t xml:space="preserve"> pada </w:t>
      </w:r>
      <w:proofErr w:type="spellStart"/>
      <w:r w:rsidRPr="002D2CA0">
        <w:t>estimasi</w:t>
      </w:r>
      <w:proofErr w:type="spellEnd"/>
      <w:r w:rsidRPr="002D2CA0">
        <w:t xml:space="preserve">, </w:t>
      </w:r>
      <w:proofErr w:type="spellStart"/>
      <w:r w:rsidRPr="002D2CA0">
        <w:t>variabel</w:t>
      </w:r>
      <w:proofErr w:type="spellEnd"/>
      <w:r w:rsidRPr="002D2CA0">
        <w:t xml:space="preserve"> </w:t>
      </w:r>
      <w:proofErr w:type="spellStart"/>
      <w:r w:rsidRPr="002D2CA0">
        <w:t>targetnya</w:t>
      </w:r>
      <w:proofErr w:type="spellEnd"/>
      <w:r w:rsidRPr="002D2CA0">
        <w:t xml:space="preserve"> </w:t>
      </w:r>
      <w:proofErr w:type="spellStart"/>
      <w:r w:rsidRPr="002D2CA0">
        <w:rPr>
          <w:b/>
          <w:bCs/>
        </w:rPr>
        <w:t>harus</w:t>
      </w:r>
      <w:proofErr w:type="spellEnd"/>
      <w:r w:rsidRPr="002D2CA0">
        <w:rPr>
          <w:b/>
          <w:bCs/>
        </w:rPr>
        <w:t xml:space="preserve"> </w:t>
      </w:r>
      <w:proofErr w:type="spellStart"/>
      <w:r w:rsidRPr="002D2CA0">
        <w:rPr>
          <w:b/>
          <w:bCs/>
        </w:rPr>
        <w:t>berupa</w:t>
      </w:r>
      <w:proofErr w:type="spellEnd"/>
      <w:r w:rsidRPr="002D2CA0">
        <w:rPr>
          <w:b/>
          <w:bCs/>
        </w:rPr>
        <w:t xml:space="preserve"> data </w:t>
      </w:r>
      <w:proofErr w:type="spellStart"/>
      <w:r w:rsidRPr="002D2CA0">
        <w:rPr>
          <w:b/>
          <w:bCs/>
        </w:rPr>
        <w:t>numerik</w:t>
      </w:r>
      <w:proofErr w:type="spellEnd"/>
      <w:r w:rsidRPr="002D2CA0">
        <w:rPr>
          <w:b/>
          <w:bCs/>
        </w:rPr>
        <w:t xml:space="preserve"> (interval </w:t>
      </w:r>
      <w:proofErr w:type="spellStart"/>
      <w:r w:rsidRPr="002D2CA0">
        <w:rPr>
          <w:b/>
          <w:bCs/>
        </w:rPr>
        <w:t>atau</w:t>
      </w:r>
      <w:proofErr w:type="spellEnd"/>
      <w:r w:rsidRPr="002D2CA0">
        <w:rPr>
          <w:b/>
          <w:bCs/>
        </w:rPr>
        <w:t xml:space="preserve"> </w:t>
      </w:r>
      <w:proofErr w:type="spellStart"/>
      <w:r w:rsidRPr="002D2CA0">
        <w:rPr>
          <w:b/>
          <w:bCs/>
        </w:rPr>
        <w:t>rasio</w:t>
      </w:r>
      <w:proofErr w:type="spellEnd"/>
      <w:r w:rsidRPr="002D2CA0">
        <w:rPr>
          <w:b/>
          <w:bCs/>
        </w:rPr>
        <w:t>)</w:t>
      </w:r>
      <w:r w:rsidRPr="002D2CA0">
        <w:t>.</w:t>
      </w:r>
    </w:p>
    <w:p w14:paraId="5F8F3919" w14:textId="77777777" w:rsidR="001E164F" w:rsidRDefault="001E164F" w:rsidP="002A6619">
      <w:pPr>
        <w:spacing w:line="360" w:lineRule="auto"/>
        <w:ind w:left="720"/>
      </w:pPr>
      <w:proofErr w:type="spellStart"/>
      <w:r w:rsidRPr="001E164F">
        <w:t>Contoh</w:t>
      </w:r>
      <w:proofErr w:type="spellEnd"/>
      <w:r w:rsidRPr="001E164F">
        <w:t xml:space="preserve"> </w:t>
      </w:r>
      <w:proofErr w:type="spellStart"/>
      <w:r w:rsidRPr="001E164F">
        <w:t>kasus</w:t>
      </w:r>
      <w:proofErr w:type="spellEnd"/>
      <w:r w:rsidRPr="001E164F">
        <w:t xml:space="preserve"> </w:t>
      </w:r>
      <w:proofErr w:type="spellStart"/>
      <w:r w:rsidRPr="001E164F">
        <w:t>estimasi</w:t>
      </w:r>
      <w:proofErr w:type="spellEnd"/>
      <w:r w:rsidRPr="001E164F">
        <w:t>:</w:t>
      </w:r>
    </w:p>
    <w:p w14:paraId="09CA76FF" w14:textId="77777777" w:rsidR="005D0C84" w:rsidRPr="005D0C84" w:rsidRDefault="005D0C84" w:rsidP="002A6619">
      <w:pPr>
        <w:pStyle w:val="ListParagraph"/>
        <w:numPr>
          <w:ilvl w:val="0"/>
          <w:numId w:val="16"/>
        </w:numPr>
        <w:spacing w:before="100" w:beforeAutospacing="1" w:after="100" w:afterAutospacing="1" w:line="360" w:lineRule="auto"/>
        <w:ind w:left="1440"/>
        <w:rPr>
          <w:rFonts w:eastAsia="Times New Roman" w:cs="Times New Roman"/>
          <w:szCs w:val="24"/>
          <w:lang w:eastAsia="en-ID"/>
        </w:rPr>
      </w:pPr>
      <w:proofErr w:type="spellStart"/>
      <w:r w:rsidRPr="005D0C84">
        <w:rPr>
          <w:rFonts w:eastAsia="Times New Roman" w:cs="Times New Roman"/>
          <w:szCs w:val="24"/>
          <w:lang w:eastAsia="en-ID"/>
        </w:rPr>
        <w:t>Memprediksi</w:t>
      </w:r>
      <w:proofErr w:type="spellEnd"/>
      <w:r w:rsidRPr="005D0C84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5D0C84">
        <w:rPr>
          <w:rFonts w:eastAsia="Times New Roman" w:cs="Times New Roman"/>
          <w:szCs w:val="24"/>
          <w:lang w:eastAsia="en-ID"/>
        </w:rPr>
        <w:t>harga</w:t>
      </w:r>
      <w:proofErr w:type="spellEnd"/>
      <w:r w:rsidRPr="005D0C84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5D0C84">
        <w:rPr>
          <w:rFonts w:eastAsia="Times New Roman" w:cs="Times New Roman"/>
          <w:szCs w:val="24"/>
          <w:lang w:eastAsia="en-ID"/>
        </w:rPr>
        <w:t>rumah</w:t>
      </w:r>
      <w:proofErr w:type="spellEnd"/>
      <w:r w:rsidRPr="005D0C84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5D0C84">
        <w:rPr>
          <w:rFonts w:eastAsia="Times New Roman" w:cs="Times New Roman"/>
          <w:szCs w:val="24"/>
          <w:lang w:eastAsia="en-ID"/>
        </w:rPr>
        <w:t>berdasarkan</w:t>
      </w:r>
      <w:proofErr w:type="spellEnd"/>
      <w:r w:rsidRPr="005D0C84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5D0C84">
        <w:rPr>
          <w:rFonts w:eastAsia="Times New Roman" w:cs="Times New Roman"/>
          <w:szCs w:val="24"/>
          <w:lang w:eastAsia="en-ID"/>
        </w:rPr>
        <w:t>luas</w:t>
      </w:r>
      <w:proofErr w:type="spellEnd"/>
      <w:r w:rsidRPr="005D0C84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5D0C84">
        <w:rPr>
          <w:rFonts w:eastAsia="Times New Roman" w:cs="Times New Roman"/>
          <w:szCs w:val="24"/>
          <w:lang w:eastAsia="en-ID"/>
        </w:rPr>
        <w:t>tanah</w:t>
      </w:r>
      <w:proofErr w:type="spellEnd"/>
      <w:r w:rsidRPr="005D0C84">
        <w:rPr>
          <w:rFonts w:eastAsia="Times New Roman" w:cs="Times New Roman"/>
          <w:szCs w:val="24"/>
          <w:lang w:eastAsia="en-ID"/>
        </w:rPr>
        <w:t xml:space="preserve">, </w:t>
      </w:r>
      <w:proofErr w:type="spellStart"/>
      <w:r w:rsidRPr="005D0C84">
        <w:rPr>
          <w:rFonts w:eastAsia="Times New Roman" w:cs="Times New Roman"/>
          <w:szCs w:val="24"/>
          <w:lang w:eastAsia="en-ID"/>
        </w:rPr>
        <w:t>jumlah</w:t>
      </w:r>
      <w:proofErr w:type="spellEnd"/>
      <w:r w:rsidRPr="005D0C84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5D0C84">
        <w:rPr>
          <w:rFonts w:eastAsia="Times New Roman" w:cs="Times New Roman"/>
          <w:szCs w:val="24"/>
          <w:lang w:eastAsia="en-ID"/>
        </w:rPr>
        <w:t>kamar</w:t>
      </w:r>
      <w:proofErr w:type="spellEnd"/>
      <w:r w:rsidRPr="005D0C84">
        <w:rPr>
          <w:rFonts w:eastAsia="Times New Roman" w:cs="Times New Roman"/>
          <w:szCs w:val="24"/>
          <w:lang w:eastAsia="en-ID"/>
        </w:rPr>
        <w:t xml:space="preserve">, dan </w:t>
      </w:r>
      <w:proofErr w:type="spellStart"/>
      <w:r w:rsidRPr="005D0C84">
        <w:rPr>
          <w:rFonts w:eastAsia="Times New Roman" w:cs="Times New Roman"/>
          <w:szCs w:val="24"/>
          <w:lang w:eastAsia="en-ID"/>
        </w:rPr>
        <w:t>lokasi</w:t>
      </w:r>
      <w:proofErr w:type="spellEnd"/>
      <w:r w:rsidRPr="005D0C84">
        <w:rPr>
          <w:rFonts w:eastAsia="Times New Roman" w:cs="Times New Roman"/>
          <w:szCs w:val="24"/>
          <w:lang w:eastAsia="en-ID"/>
        </w:rPr>
        <w:t>.</w:t>
      </w:r>
    </w:p>
    <w:p w14:paraId="5177B735" w14:textId="6105BB09" w:rsidR="008A69B5" w:rsidRDefault="0072008F" w:rsidP="002A6619">
      <w:pPr>
        <w:pStyle w:val="ListParagraph"/>
        <w:numPr>
          <w:ilvl w:val="0"/>
          <w:numId w:val="16"/>
        </w:numPr>
        <w:spacing w:before="100" w:beforeAutospacing="1" w:after="100" w:afterAutospacing="1" w:line="360" w:lineRule="auto"/>
        <w:ind w:left="1440"/>
        <w:rPr>
          <w:rFonts w:eastAsia="Times New Roman" w:cs="Times New Roman"/>
          <w:szCs w:val="24"/>
          <w:lang w:eastAsia="en-ID"/>
        </w:rPr>
      </w:pPr>
      <w:proofErr w:type="spellStart"/>
      <w:r w:rsidRPr="0072008F">
        <w:rPr>
          <w:rFonts w:eastAsia="Times New Roman" w:cs="Times New Roman"/>
          <w:szCs w:val="24"/>
          <w:lang w:eastAsia="en-ID"/>
        </w:rPr>
        <w:t>Memperkirakan</w:t>
      </w:r>
      <w:proofErr w:type="spellEnd"/>
      <w:r w:rsidRPr="0072008F">
        <w:rPr>
          <w:rFonts w:eastAsia="Times New Roman" w:cs="Times New Roman"/>
          <w:szCs w:val="24"/>
          <w:lang w:eastAsia="en-ID"/>
        </w:rPr>
        <w:t xml:space="preserve"> IPK </w:t>
      </w:r>
      <w:proofErr w:type="spellStart"/>
      <w:r w:rsidRPr="0072008F">
        <w:rPr>
          <w:rFonts w:eastAsia="Times New Roman" w:cs="Times New Roman"/>
          <w:szCs w:val="24"/>
          <w:lang w:eastAsia="en-ID"/>
        </w:rPr>
        <w:t>mahasiswa</w:t>
      </w:r>
      <w:proofErr w:type="spellEnd"/>
      <w:r w:rsidRPr="0072008F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72008F">
        <w:rPr>
          <w:rFonts w:eastAsia="Times New Roman" w:cs="Times New Roman"/>
          <w:szCs w:val="24"/>
          <w:lang w:eastAsia="en-ID"/>
        </w:rPr>
        <w:t>berdasarkan</w:t>
      </w:r>
      <w:proofErr w:type="spellEnd"/>
      <w:r w:rsidRPr="0072008F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72008F">
        <w:rPr>
          <w:rFonts w:eastAsia="Times New Roman" w:cs="Times New Roman"/>
          <w:szCs w:val="24"/>
          <w:lang w:eastAsia="en-ID"/>
        </w:rPr>
        <w:t>nilai</w:t>
      </w:r>
      <w:proofErr w:type="spellEnd"/>
      <w:r w:rsidRPr="0072008F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72008F">
        <w:rPr>
          <w:rFonts w:eastAsia="Times New Roman" w:cs="Times New Roman"/>
          <w:szCs w:val="24"/>
          <w:lang w:eastAsia="en-ID"/>
        </w:rPr>
        <w:t>ujian</w:t>
      </w:r>
      <w:proofErr w:type="spellEnd"/>
      <w:r w:rsidRPr="0072008F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72008F">
        <w:rPr>
          <w:rFonts w:eastAsia="Times New Roman" w:cs="Times New Roman"/>
          <w:szCs w:val="24"/>
          <w:lang w:eastAsia="en-ID"/>
        </w:rPr>
        <w:t>masuk</w:t>
      </w:r>
      <w:proofErr w:type="spellEnd"/>
      <w:r w:rsidRPr="0072008F">
        <w:rPr>
          <w:rFonts w:eastAsia="Times New Roman" w:cs="Times New Roman"/>
          <w:szCs w:val="24"/>
          <w:lang w:eastAsia="en-ID"/>
        </w:rPr>
        <w:t xml:space="preserve">, </w:t>
      </w:r>
      <w:proofErr w:type="spellStart"/>
      <w:r w:rsidRPr="0072008F">
        <w:rPr>
          <w:rFonts w:eastAsia="Times New Roman" w:cs="Times New Roman"/>
          <w:szCs w:val="24"/>
          <w:lang w:eastAsia="en-ID"/>
        </w:rPr>
        <w:t>asal</w:t>
      </w:r>
      <w:proofErr w:type="spellEnd"/>
      <w:r w:rsidRPr="0072008F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72008F">
        <w:rPr>
          <w:rFonts w:eastAsia="Times New Roman" w:cs="Times New Roman"/>
          <w:szCs w:val="24"/>
          <w:lang w:eastAsia="en-ID"/>
        </w:rPr>
        <w:t>sekolah</w:t>
      </w:r>
      <w:proofErr w:type="spellEnd"/>
      <w:r w:rsidRPr="0072008F">
        <w:rPr>
          <w:rFonts w:eastAsia="Times New Roman" w:cs="Times New Roman"/>
          <w:szCs w:val="24"/>
          <w:lang w:eastAsia="en-ID"/>
        </w:rPr>
        <w:t xml:space="preserve">, dan </w:t>
      </w:r>
      <w:proofErr w:type="spellStart"/>
      <w:r w:rsidRPr="0072008F">
        <w:rPr>
          <w:rFonts w:eastAsia="Times New Roman" w:cs="Times New Roman"/>
          <w:szCs w:val="24"/>
          <w:lang w:eastAsia="en-ID"/>
        </w:rPr>
        <w:t>pendapatan</w:t>
      </w:r>
      <w:proofErr w:type="spellEnd"/>
      <w:r w:rsidRPr="0072008F">
        <w:rPr>
          <w:rFonts w:eastAsia="Times New Roman" w:cs="Times New Roman"/>
          <w:szCs w:val="24"/>
          <w:lang w:eastAsia="en-ID"/>
        </w:rPr>
        <w:t xml:space="preserve"> orang </w:t>
      </w:r>
      <w:proofErr w:type="spellStart"/>
      <w:r w:rsidRPr="0072008F">
        <w:rPr>
          <w:rFonts w:eastAsia="Times New Roman" w:cs="Times New Roman"/>
          <w:szCs w:val="24"/>
          <w:lang w:eastAsia="en-ID"/>
        </w:rPr>
        <w:t>tua</w:t>
      </w:r>
      <w:proofErr w:type="spellEnd"/>
      <w:r w:rsidRPr="0072008F">
        <w:rPr>
          <w:rFonts w:eastAsia="Times New Roman" w:cs="Times New Roman"/>
          <w:szCs w:val="24"/>
          <w:lang w:eastAsia="en-ID"/>
        </w:rPr>
        <w:t>.</w:t>
      </w:r>
    </w:p>
    <w:p w14:paraId="646FAFBD" w14:textId="0D221CCD" w:rsidR="00682EC6" w:rsidRPr="00682EC6" w:rsidRDefault="00682EC6" w:rsidP="00682EC6">
      <w:pPr>
        <w:pStyle w:val="ListParagraph"/>
        <w:numPr>
          <w:ilvl w:val="0"/>
          <w:numId w:val="16"/>
        </w:numPr>
        <w:spacing w:line="360" w:lineRule="auto"/>
        <w:ind w:left="1440"/>
      </w:pPr>
      <w:proofErr w:type="spellStart"/>
      <w:r w:rsidRPr="00682EC6">
        <w:t>Memprediksi</w:t>
      </w:r>
      <w:proofErr w:type="spellEnd"/>
      <w:r w:rsidRPr="00682EC6">
        <w:t xml:space="preserve"> </w:t>
      </w:r>
      <w:proofErr w:type="spellStart"/>
      <w:r w:rsidRPr="00682EC6">
        <w:rPr>
          <w:b/>
          <w:bCs/>
        </w:rPr>
        <w:t>Gaji</w:t>
      </w:r>
      <w:proofErr w:type="spellEnd"/>
      <w:r w:rsidRPr="00682EC6">
        <w:rPr>
          <w:b/>
          <w:bCs/>
        </w:rPr>
        <w:t xml:space="preserve"> </w:t>
      </w:r>
      <w:proofErr w:type="spellStart"/>
      <w:r w:rsidRPr="00682EC6">
        <w:rPr>
          <w:b/>
          <w:bCs/>
        </w:rPr>
        <w:t>Pokok</w:t>
      </w:r>
      <w:proofErr w:type="spellEnd"/>
      <w:r w:rsidRPr="00682EC6">
        <w:t xml:space="preserve"> (</w:t>
      </w:r>
      <w:proofErr w:type="spellStart"/>
      <w:r w:rsidRPr="00682EC6">
        <w:t>numerik</w:t>
      </w:r>
      <w:proofErr w:type="spellEnd"/>
      <w:r w:rsidRPr="00682EC6">
        <w:t xml:space="preserve">) </w:t>
      </w:r>
      <w:proofErr w:type="spellStart"/>
      <w:r w:rsidRPr="00682EC6">
        <w:t>seorang</w:t>
      </w:r>
      <w:proofErr w:type="spellEnd"/>
      <w:r w:rsidRPr="00682EC6">
        <w:t xml:space="preserve"> </w:t>
      </w:r>
      <w:proofErr w:type="spellStart"/>
      <w:r w:rsidRPr="00682EC6">
        <w:t>karyawan</w:t>
      </w:r>
      <w:proofErr w:type="spellEnd"/>
      <w:r w:rsidRPr="00682EC6">
        <w:t xml:space="preserve"> </w:t>
      </w:r>
      <w:proofErr w:type="spellStart"/>
      <w:r w:rsidRPr="00682EC6">
        <w:t>berdasarkan</w:t>
      </w:r>
      <w:proofErr w:type="spellEnd"/>
      <w:r w:rsidRPr="00682EC6">
        <w:t xml:space="preserve"> </w:t>
      </w:r>
      <w:proofErr w:type="spellStart"/>
      <w:r w:rsidRPr="00682EC6">
        <w:t>jumlah</w:t>
      </w:r>
      <w:proofErr w:type="spellEnd"/>
      <w:r w:rsidRPr="00682EC6">
        <w:t xml:space="preserve"> </w:t>
      </w:r>
      <w:proofErr w:type="spellStart"/>
      <w:r w:rsidRPr="00682EC6">
        <w:t>tahun</w:t>
      </w:r>
      <w:proofErr w:type="spellEnd"/>
      <w:r w:rsidRPr="00682EC6">
        <w:t xml:space="preserve"> </w:t>
      </w:r>
      <w:proofErr w:type="spellStart"/>
      <w:r w:rsidRPr="00682EC6">
        <w:t>pengalaman</w:t>
      </w:r>
      <w:proofErr w:type="spellEnd"/>
      <w:r w:rsidRPr="00682EC6">
        <w:t xml:space="preserve"> </w:t>
      </w:r>
      <w:proofErr w:type="spellStart"/>
      <w:r w:rsidRPr="00682EC6">
        <w:t>kerja</w:t>
      </w:r>
      <w:proofErr w:type="spellEnd"/>
      <w:r w:rsidRPr="00682EC6">
        <w:t xml:space="preserve"> dan </w:t>
      </w:r>
      <w:proofErr w:type="spellStart"/>
      <w:r w:rsidRPr="00682EC6">
        <w:t>tingkat</w:t>
      </w:r>
      <w:proofErr w:type="spellEnd"/>
      <w:r w:rsidRPr="00682EC6">
        <w:t xml:space="preserve"> </w:t>
      </w:r>
      <w:proofErr w:type="spellStart"/>
      <w:r w:rsidRPr="00682EC6">
        <w:t>pendidikannya</w:t>
      </w:r>
      <w:proofErr w:type="spellEnd"/>
      <w:r w:rsidRPr="00682EC6">
        <w:t>.</w:t>
      </w:r>
    </w:p>
    <w:p w14:paraId="0D34C0CB" w14:textId="2BB5C977" w:rsidR="00682EC6" w:rsidRDefault="00682EC6" w:rsidP="00B12239">
      <w:pPr>
        <w:pStyle w:val="ListParagraph"/>
        <w:spacing w:before="100" w:beforeAutospacing="1" w:after="100" w:afterAutospacing="1" w:line="360" w:lineRule="auto"/>
        <w:ind w:left="1440"/>
        <w:rPr>
          <w:rFonts w:eastAsia="Times New Roman" w:cs="Times New Roman"/>
          <w:szCs w:val="24"/>
          <w:lang w:eastAsia="en-ID"/>
        </w:rPr>
      </w:pPr>
    </w:p>
    <w:p w14:paraId="13F24682" w14:textId="77777777" w:rsidR="00CD15B9" w:rsidRDefault="00CD15B9" w:rsidP="00CD15B9">
      <w:pPr>
        <w:pStyle w:val="ListParagraph"/>
        <w:spacing w:before="100" w:beforeAutospacing="1" w:after="100" w:afterAutospacing="1" w:line="360" w:lineRule="auto"/>
        <w:jc w:val="left"/>
        <w:rPr>
          <w:rFonts w:eastAsia="Times New Roman" w:cs="Times New Roman"/>
          <w:szCs w:val="24"/>
          <w:lang w:eastAsia="en-ID"/>
        </w:rPr>
      </w:pPr>
    </w:p>
    <w:p w14:paraId="3FC7173A" w14:textId="3301F2CD" w:rsidR="00355326" w:rsidRPr="00355326" w:rsidRDefault="00355326" w:rsidP="00355326">
      <w:pPr>
        <w:pStyle w:val="ListParagraph"/>
        <w:numPr>
          <w:ilvl w:val="0"/>
          <w:numId w:val="7"/>
        </w:numPr>
        <w:spacing w:before="240" w:line="360" w:lineRule="auto"/>
        <w:ind w:left="450" w:hanging="450"/>
        <w:rPr>
          <w:rFonts w:cs="Times New Roman"/>
          <w:b/>
          <w:bCs/>
          <w:sz w:val="28"/>
          <w:szCs w:val="28"/>
        </w:rPr>
      </w:pPr>
      <w:r w:rsidRPr="002B49F2">
        <w:rPr>
          <w:rFonts w:cs="Times New Roman"/>
          <w:b/>
          <w:bCs/>
          <w:sz w:val="28"/>
          <w:szCs w:val="28"/>
        </w:rPr>
        <w:t xml:space="preserve">Sejarah </w:t>
      </w:r>
      <w:proofErr w:type="spellStart"/>
      <w:r w:rsidR="00B12239">
        <w:rPr>
          <w:rFonts w:cs="Times New Roman"/>
          <w:b/>
          <w:bCs/>
          <w:sz w:val="28"/>
          <w:szCs w:val="28"/>
        </w:rPr>
        <w:t>Perkembangan</w:t>
      </w:r>
      <w:proofErr w:type="spellEnd"/>
      <w:r w:rsidR="00B12239">
        <w:rPr>
          <w:rFonts w:cs="Times New Roman"/>
          <w:b/>
          <w:bCs/>
          <w:sz w:val="28"/>
          <w:szCs w:val="28"/>
        </w:rPr>
        <w:t xml:space="preserve"> </w:t>
      </w:r>
      <w:r w:rsidRPr="002B49F2">
        <w:rPr>
          <w:rFonts w:cs="Times New Roman"/>
          <w:b/>
          <w:bCs/>
          <w:sz w:val="28"/>
          <w:szCs w:val="28"/>
        </w:rPr>
        <w:t xml:space="preserve">Model </w:t>
      </w:r>
      <w:proofErr w:type="spellStart"/>
      <w:r w:rsidRPr="002B49F2">
        <w:rPr>
          <w:rFonts w:cs="Times New Roman"/>
          <w:b/>
          <w:bCs/>
          <w:sz w:val="28"/>
          <w:szCs w:val="28"/>
        </w:rPr>
        <w:t>Estimasi</w:t>
      </w:r>
      <w:proofErr w:type="spellEnd"/>
    </w:p>
    <w:p w14:paraId="59A07F38" w14:textId="69FB7F79" w:rsidR="00D07485" w:rsidRDefault="00830BE8" w:rsidP="00D07485">
      <w:pPr>
        <w:pStyle w:val="ListParagraph"/>
        <w:spacing w:line="360" w:lineRule="auto"/>
        <w:ind w:left="1080" w:firstLine="360"/>
      </w:pPr>
      <w:proofErr w:type="spellStart"/>
      <w:r w:rsidRPr="00830BE8">
        <w:rPr>
          <w:rFonts w:eastAsia="Times New Roman" w:cs="Times New Roman"/>
          <w:szCs w:val="24"/>
          <w:lang w:eastAsia="en-ID"/>
        </w:rPr>
        <w:t>Akar</w:t>
      </w:r>
      <w:proofErr w:type="spellEnd"/>
      <w:r w:rsidRPr="00830BE8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830BE8">
        <w:rPr>
          <w:rFonts w:eastAsia="Times New Roman" w:cs="Times New Roman"/>
          <w:szCs w:val="24"/>
          <w:lang w:eastAsia="en-ID"/>
        </w:rPr>
        <w:t>dari</w:t>
      </w:r>
      <w:proofErr w:type="spellEnd"/>
      <w:r w:rsidRPr="00830BE8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="00D07485" w:rsidRPr="00D07485">
        <w:t>algoritma</w:t>
      </w:r>
      <w:proofErr w:type="spellEnd"/>
      <w:r w:rsidR="00D07485" w:rsidRPr="00D07485">
        <w:t xml:space="preserve"> yang </w:t>
      </w:r>
      <w:proofErr w:type="spellStart"/>
      <w:r w:rsidR="00D07485" w:rsidRPr="00D07485">
        <w:t>digunakan</w:t>
      </w:r>
      <w:proofErr w:type="spellEnd"/>
      <w:r w:rsidR="00D07485" w:rsidRPr="00D07485">
        <w:t xml:space="preserve"> </w:t>
      </w:r>
      <w:proofErr w:type="spellStart"/>
      <w:r w:rsidR="00D07485" w:rsidRPr="00D07485">
        <w:t>dalam</w:t>
      </w:r>
      <w:proofErr w:type="spellEnd"/>
      <w:r w:rsidR="00D07485" w:rsidRPr="00D07485">
        <w:t xml:space="preserve"> </w:t>
      </w:r>
      <w:r w:rsidRPr="00830BE8">
        <w:rPr>
          <w:rFonts w:eastAsia="Times New Roman" w:cs="Times New Roman"/>
          <w:szCs w:val="24"/>
          <w:lang w:eastAsia="en-ID"/>
        </w:rPr>
        <w:t xml:space="preserve">model </w:t>
      </w:r>
      <w:proofErr w:type="spellStart"/>
      <w:r w:rsidRPr="00830BE8">
        <w:rPr>
          <w:rFonts w:eastAsia="Times New Roman" w:cs="Times New Roman"/>
          <w:szCs w:val="24"/>
          <w:lang w:eastAsia="en-ID"/>
        </w:rPr>
        <w:t>estimasi</w:t>
      </w:r>
      <w:proofErr w:type="spellEnd"/>
      <w:r w:rsidRPr="00830BE8">
        <w:rPr>
          <w:rFonts w:eastAsia="Times New Roman" w:cs="Times New Roman"/>
          <w:szCs w:val="24"/>
          <w:lang w:eastAsia="en-ID"/>
        </w:rPr>
        <w:t xml:space="preserve"> </w:t>
      </w:r>
      <w:r w:rsidR="00D07485" w:rsidRPr="00D07485">
        <w:rPr>
          <w:i/>
          <w:iCs/>
        </w:rPr>
        <w:t>data mining</w:t>
      </w:r>
      <w:r w:rsidR="00D07485" w:rsidRPr="00D07485">
        <w:t xml:space="preserve"> </w:t>
      </w:r>
      <w:proofErr w:type="spellStart"/>
      <w:r w:rsidRPr="00830BE8">
        <w:rPr>
          <w:rFonts w:eastAsia="Times New Roman" w:cs="Times New Roman"/>
          <w:szCs w:val="24"/>
          <w:lang w:eastAsia="en-ID"/>
        </w:rPr>
        <w:t>bermula</w:t>
      </w:r>
      <w:proofErr w:type="spellEnd"/>
      <w:r w:rsidRPr="00830BE8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830BE8">
        <w:rPr>
          <w:rFonts w:eastAsia="Times New Roman" w:cs="Times New Roman"/>
          <w:szCs w:val="24"/>
          <w:lang w:eastAsia="en-ID"/>
        </w:rPr>
        <w:t>jauh</w:t>
      </w:r>
      <w:proofErr w:type="spellEnd"/>
      <w:r w:rsidRPr="00830BE8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830BE8">
        <w:rPr>
          <w:rFonts w:eastAsia="Times New Roman" w:cs="Times New Roman"/>
          <w:szCs w:val="24"/>
          <w:lang w:eastAsia="en-ID"/>
        </w:rPr>
        <w:t>sebelum</w:t>
      </w:r>
      <w:proofErr w:type="spellEnd"/>
      <w:r w:rsidRPr="00830BE8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830BE8">
        <w:rPr>
          <w:rFonts w:eastAsia="Times New Roman" w:cs="Times New Roman"/>
          <w:szCs w:val="24"/>
          <w:lang w:eastAsia="en-ID"/>
        </w:rPr>
        <w:t>istilah</w:t>
      </w:r>
      <w:proofErr w:type="spellEnd"/>
      <w:r w:rsidRPr="00830BE8">
        <w:rPr>
          <w:rFonts w:eastAsia="Times New Roman" w:cs="Times New Roman"/>
          <w:szCs w:val="24"/>
          <w:lang w:eastAsia="en-ID"/>
        </w:rPr>
        <w:t xml:space="preserve"> </w:t>
      </w:r>
      <w:r w:rsidR="00D07485" w:rsidRPr="00D07485">
        <w:t>"</w:t>
      </w:r>
      <w:proofErr w:type="spellStart"/>
      <w:r w:rsidR="00D07485" w:rsidRPr="00D07485">
        <w:t>komputer</w:t>
      </w:r>
      <w:proofErr w:type="spellEnd"/>
      <w:r w:rsidR="00D07485" w:rsidRPr="00D07485">
        <w:t xml:space="preserve">" </w:t>
      </w:r>
      <w:proofErr w:type="spellStart"/>
      <w:r w:rsidR="00D07485" w:rsidRPr="00D07485">
        <w:t>atau</w:t>
      </w:r>
      <w:proofErr w:type="spellEnd"/>
      <w:r w:rsidR="00D07485" w:rsidRPr="00D07485">
        <w:t xml:space="preserve"> "</w:t>
      </w:r>
      <w:r w:rsidR="00D07485" w:rsidRPr="00D07485">
        <w:rPr>
          <w:i/>
          <w:iCs/>
        </w:rPr>
        <w:t>data mining</w:t>
      </w:r>
      <w:r w:rsidR="00D07485" w:rsidRPr="00D07485">
        <w:t xml:space="preserve">" </w:t>
      </w:r>
      <w:proofErr w:type="spellStart"/>
      <w:r w:rsidR="00D07485" w:rsidRPr="00D07485">
        <w:t>itu</w:t>
      </w:r>
      <w:proofErr w:type="spellEnd"/>
      <w:r w:rsidR="00D07485" w:rsidRPr="00D07485">
        <w:t xml:space="preserve"> </w:t>
      </w:r>
      <w:proofErr w:type="spellStart"/>
      <w:r w:rsidR="00D07485" w:rsidRPr="00D07485">
        <w:t>sendiri</w:t>
      </w:r>
      <w:proofErr w:type="spellEnd"/>
      <w:r w:rsidR="00D07485" w:rsidRPr="00D07485">
        <w:t xml:space="preserve"> </w:t>
      </w:r>
      <w:proofErr w:type="spellStart"/>
      <w:r w:rsidR="00D07485" w:rsidRPr="00D07485">
        <w:t>diciptakan</w:t>
      </w:r>
      <w:proofErr w:type="spellEnd"/>
      <w:r w:rsidR="00D07485" w:rsidRPr="00D07485">
        <w:t>.</w:t>
      </w:r>
      <w:r w:rsidRPr="00830BE8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830BE8">
        <w:rPr>
          <w:rFonts w:eastAsia="Times New Roman" w:cs="Times New Roman"/>
          <w:szCs w:val="24"/>
          <w:lang w:eastAsia="en-ID"/>
        </w:rPr>
        <w:t>Konsep</w:t>
      </w:r>
      <w:proofErr w:type="spellEnd"/>
      <w:r w:rsidRPr="00830BE8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830BE8">
        <w:rPr>
          <w:rFonts w:eastAsia="Times New Roman" w:cs="Times New Roman"/>
          <w:szCs w:val="24"/>
          <w:lang w:eastAsia="en-ID"/>
        </w:rPr>
        <w:t>intinya</w:t>
      </w:r>
      <w:proofErr w:type="spellEnd"/>
      <w:r w:rsidRPr="00830BE8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830BE8">
        <w:rPr>
          <w:rFonts w:eastAsia="Times New Roman" w:cs="Times New Roman"/>
          <w:szCs w:val="24"/>
          <w:lang w:eastAsia="en-ID"/>
        </w:rPr>
        <w:t>berasal</w:t>
      </w:r>
      <w:proofErr w:type="spellEnd"/>
      <w:r w:rsidRPr="00830BE8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830BE8">
        <w:rPr>
          <w:rFonts w:eastAsia="Times New Roman" w:cs="Times New Roman"/>
          <w:szCs w:val="24"/>
          <w:lang w:eastAsia="en-ID"/>
        </w:rPr>
        <w:t>dari</w:t>
      </w:r>
      <w:proofErr w:type="spellEnd"/>
      <w:r w:rsidRPr="00830BE8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830BE8">
        <w:rPr>
          <w:rFonts w:eastAsia="Times New Roman" w:cs="Times New Roman"/>
          <w:szCs w:val="24"/>
          <w:lang w:eastAsia="en-ID"/>
        </w:rPr>
        <w:t>ilmu</w:t>
      </w:r>
      <w:proofErr w:type="spellEnd"/>
      <w:r w:rsidRPr="00830BE8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830BE8">
        <w:rPr>
          <w:rFonts w:eastAsia="Times New Roman" w:cs="Times New Roman"/>
          <w:szCs w:val="24"/>
          <w:lang w:eastAsia="en-ID"/>
        </w:rPr>
        <w:t>statistika</w:t>
      </w:r>
      <w:proofErr w:type="spellEnd"/>
      <w:r w:rsidR="00D07485" w:rsidRPr="00D07485">
        <w:t xml:space="preserve"> dan </w:t>
      </w:r>
      <w:proofErr w:type="spellStart"/>
      <w:r w:rsidR="00D07485" w:rsidRPr="00D07485">
        <w:t>matematika</w:t>
      </w:r>
      <w:proofErr w:type="spellEnd"/>
      <w:r w:rsidR="00D07485" w:rsidRPr="00D07485">
        <w:t xml:space="preserve"> </w:t>
      </w:r>
      <w:proofErr w:type="spellStart"/>
      <w:r w:rsidR="00D07485" w:rsidRPr="00D07485">
        <w:t>klasik</w:t>
      </w:r>
      <w:proofErr w:type="spellEnd"/>
      <w:r w:rsidR="00D07485" w:rsidRPr="00D07485">
        <w:t>.</w:t>
      </w:r>
    </w:p>
    <w:p w14:paraId="35B129B6" w14:textId="77777777" w:rsidR="00D07485" w:rsidRPr="00D07485" w:rsidRDefault="00D07485" w:rsidP="00D07485">
      <w:pPr>
        <w:pStyle w:val="ListParagraph"/>
        <w:spacing w:line="360" w:lineRule="auto"/>
        <w:ind w:left="1080" w:firstLine="360"/>
      </w:pPr>
    </w:p>
    <w:p w14:paraId="2E252BCA" w14:textId="31CD59A6" w:rsidR="00921B4E" w:rsidRDefault="00921B4E" w:rsidP="00921B4E">
      <w:pPr>
        <w:pStyle w:val="ListParagraph"/>
        <w:spacing w:line="360" w:lineRule="auto"/>
        <w:ind w:left="1080" w:firstLine="360"/>
      </w:pPr>
      <w:r w:rsidRPr="00921B4E">
        <w:t xml:space="preserve">Salah </w:t>
      </w:r>
      <w:proofErr w:type="spellStart"/>
      <w:r w:rsidRPr="00921B4E">
        <w:t>satu</w:t>
      </w:r>
      <w:proofErr w:type="spellEnd"/>
      <w:r w:rsidRPr="00921B4E">
        <w:t xml:space="preserve"> </w:t>
      </w:r>
      <w:proofErr w:type="spellStart"/>
      <w:r w:rsidRPr="00921B4E">
        <w:t>metode</w:t>
      </w:r>
      <w:proofErr w:type="spellEnd"/>
      <w:r w:rsidRPr="00921B4E">
        <w:t xml:space="preserve"> </w:t>
      </w:r>
      <w:proofErr w:type="spellStart"/>
      <w:r w:rsidRPr="00921B4E">
        <w:t>estimasi</w:t>
      </w:r>
      <w:proofErr w:type="spellEnd"/>
      <w:r w:rsidRPr="00921B4E">
        <w:t xml:space="preserve"> paling </w:t>
      </w:r>
      <w:proofErr w:type="spellStart"/>
      <w:r w:rsidRPr="00921B4E">
        <w:t>mendasar</w:t>
      </w:r>
      <w:proofErr w:type="spellEnd"/>
      <w:r w:rsidRPr="00921B4E">
        <w:t xml:space="preserve">, </w:t>
      </w:r>
      <w:proofErr w:type="spellStart"/>
      <w:r w:rsidRPr="00921B4E">
        <w:t>yaitu</w:t>
      </w:r>
      <w:proofErr w:type="spellEnd"/>
      <w:r w:rsidRPr="00921B4E">
        <w:t xml:space="preserve"> </w:t>
      </w:r>
      <w:proofErr w:type="spellStart"/>
      <w:r w:rsidRPr="00921B4E">
        <w:t>Metode</w:t>
      </w:r>
      <w:proofErr w:type="spellEnd"/>
      <w:r w:rsidRPr="00921B4E">
        <w:t xml:space="preserve"> </w:t>
      </w:r>
      <w:proofErr w:type="spellStart"/>
      <w:r w:rsidRPr="00921B4E">
        <w:t>Kuadrat</w:t>
      </w:r>
      <w:proofErr w:type="spellEnd"/>
      <w:r w:rsidRPr="00921B4E">
        <w:t xml:space="preserve"> </w:t>
      </w:r>
      <w:proofErr w:type="spellStart"/>
      <w:r w:rsidRPr="00921B4E">
        <w:t>Terkecil</w:t>
      </w:r>
      <w:proofErr w:type="spellEnd"/>
      <w:r w:rsidRPr="00921B4E">
        <w:t xml:space="preserve"> (</w:t>
      </w:r>
      <w:r w:rsidRPr="00921B4E">
        <w:rPr>
          <w:i/>
          <w:iCs/>
        </w:rPr>
        <w:t>Method of Least Squares</w:t>
      </w:r>
      <w:r w:rsidRPr="00921B4E">
        <w:t xml:space="preserve">), </w:t>
      </w:r>
      <w:proofErr w:type="spellStart"/>
      <w:r w:rsidRPr="00921B4E">
        <w:t>pertama</w:t>
      </w:r>
      <w:proofErr w:type="spellEnd"/>
      <w:r w:rsidRPr="00921B4E">
        <w:t xml:space="preserve"> kali </w:t>
      </w:r>
      <w:proofErr w:type="spellStart"/>
      <w:r w:rsidRPr="00921B4E">
        <w:t>dikembangkan</w:t>
      </w:r>
      <w:proofErr w:type="spellEnd"/>
      <w:r w:rsidRPr="00921B4E">
        <w:t xml:space="preserve"> pada </w:t>
      </w:r>
      <w:proofErr w:type="spellStart"/>
      <w:r w:rsidRPr="00921B4E">
        <w:t>awal</w:t>
      </w:r>
      <w:proofErr w:type="spellEnd"/>
      <w:r w:rsidRPr="00921B4E">
        <w:t xml:space="preserve"> </w:t>
      </w:r>
      <w:proofErr w:type="spellStart"/>
      <w:r w:rsidRPr="00921B4E">
        <w:t>abad</w:t>
      </w:r>
      <w:proofErr w:type="spellEnd"/>
      <w:r w:rsidRPr="00921B4E">
        <w:t xml:space="preserve"> ke-19. </w:t>
      </w:r>
      <w:proofErr w:type="spellStart"/>
      <w:r w:rsidRPr="00921B4E">
        <w:t>Metode</w:t>
      </w:r>
      <w:proofErr w:type="spellEnd"/>
      <w:r w:rsidRPr="00921B4E">
        <w:t xml:space="preserve"> </w:t>
      </w:r>
      <w:proofErr w:type="spellStart"/>
      <w:r w:rsidRPr="00921B4E">
        <w:t>ini</w:t>
      </w:r>
      <w:proofErr w:type="spellEnd"/>
      <w:r w:rsidRPr="00921B4E">
        <w:t xml:space="preserve"> </w:t>
      </w:r>
      <w:proofErr w:type="spellStart"/>
      <w:r w:rsidRPr="00921B4E">
        <w:t>ditemukan</w:t>
      </w:r>
      <w:proofErr w:type="spellEnd"/>
      <w:r w:rsidRPr="00921B4E">
        <w:t xml:space="preserve"> </w:t>
      </w:r>
      <w:proofErr w:type="spellStart"/>
      <w:r w:rsidRPr="00921B4E">
        <w:t>secara</w:t>
      </w:r>
      <w:proofErr w:type="spellEnd"/>
      <w:r w:rsidRPr="00921B4E">
        <w:t xml:space="preserve"> </w:t>
      </w:r>
      <w:proofErr w:type="spellStart"/>
      <w:r w:rsidRPr="00921B4E">
        <w:t>independen</w:t>
      </w:r>
      <w:proofErr w:type="spellEnd"/>
      <w:r w:rsidRPr="00921B4E">
        <w:t xml:space="preserve"> oleh </w:t>
      </w:r>
      <w:proofErr w:type="spellStart"/>
      <w:r w:rsidRPr="00921B4E">
        <w:t>dua</w:t>
      </w:r>
      <w:proofErr w:type="spellEnd"/>
      <w:r w:rsidRPr="00921B4E">
        <w:t xml:space="preserve"> </w:t>
      </w:r>
      <w:proofErr w:type="spellStart"/>
      <w:r w:rsidRPr="00921B4E">
        <w:t>matematikawan</w:t>
      </w:r>
      <w:proofErr w:type="spellEnd"/>
      <w:r w:rsidRPr="00921B4E">
        <w:t xml:space="preserve"> </w:t>
      </w:r>
      <w:proofErr w:type="spellStart"/>
      <w:r w:rsidRPr="00921B4E">
        <w:t>hebat</w:t>
      </w:r>
      <w:proofErr w:type="spellEnd"/>
      <w:r w:rsidRPr="00921B4E">
        <w:t xml:space="preserve">: </w:t>
      </w:r>
      <w:r w:rsidRPr="00921B4E">
        <w:rPr>
          <w:b/>
          <w:bCs/>
        </w:rPr>
        <w:t>Adrien-</w:t>
      </w:r>
      <w:r w:rsidRPr="00921B4E">
        <w:rPr>
          <w:b/>
          <w:bCs/>
        </w:rPr>
        <w:lastRenderedPageBreak/>
        <w:t>Marie Legendre</w:t>
      </w:r>
      <w:r w:rsidRPr="00921B4E">
        <w:t xml:space="preserve"> (</w:t>
      </w:r>
      <w:proofErr w:type="spellStart"/>
      <w:r w:rsidRPr="00921B4E">
        <w:t>asal</w:t>
      </w:r>
      <w:proofErr w:type="spellEnd"/>
      <w:r w:rsidRPr="00921B4E">
        <w:t xml:space="preserve"> </w:t>
      </w:r>
      <w:proofErr w:type="spellStart"/>
      <w:r w:rsidRPr="00921B4E">
        <w:t>Prancis</w:t>
      </w:r>
      <w:proofErr w:type="spellEnd"/>
      <w:r w:rsidRPr="00921B4E">
        <w:t xml:space="preserve">) pada </w:t>
      </w:r>
      <w:proofErr w:type="spellStart"/>
      <w:r w:rsidRPr="00921B4E">
        <w:t>tahun</w:t>
      </w:r>
      <w:proofErr w:type="spellEnd"/>
      <w:r w:rsidRPr="00921B4E">
        <w:t xml:space="preserve"> 1805 dan </w:t>
      </w:r>
      <w:r w:rsidRPr="00921B4E">
        <w:rPr>
          <w:b/>
          <w:bCs/>
        </w:rPr>
        <w:t>Carl Friedrich Gauss</w:t>
      </w:r>
      <w:r w:rsidRPr="00921B4E">
        <w:t xml:space="preserve"> (</w:t>
      </w:r>
      <w:proofErr w:type="spellStart"/>
      <w:r w:rsidRPr="00921B4E">
        <w:t>asal</w:t>
      </w:r>
      <w:proofErr w:type="spellEnd"/>
      <w:r w:rsidRPr="00921B4E">
        <w:t xml:space="preserve"> </w:t>
      </w:r>
      <w:proofErr w:type="spellStart"/>
      <w:r w:rsidRPr="00921B4E">
        <w:t>Jerman</w:t>
      </w:r>
      <w:proofErr w:type="spellEnd"/>
      <w:r w:rsidRPr="00921B4E">
        <w:t xml:space="preserve">) pada </w:t>
      </w:r>
      <w:proofErr w:type="spellStart"/>
      <w:r w:rsidRPr="00921B4E">
        <w:t>tahun</w:t>
      </w:r>
      <w:proofErr w:type="spellEnd"/>
      <w:r w:rsidRPr="00921B4E">
        <w:t xml:space="preserve"> 1809. Pada masa </w:t>
      </w:r>
      <w:proofErr w:type="spellStart"/>
      <w:r w:rsidRPr="00921B4E">
        <w:t>itu</w:t>
      </w:r>
      <w:proofErr w:type="spellEnd"/>
      <w:r w:rsidRPr="00921B4E">
        <w:t xml:space="preserve">, Gauss </w:t>
      </w:r>
      <w:proofErr w:type="spellStart"/>
      <w:r w:rsidRPr="00921B4E">
        <w:t>menggunakan</w:t>
      </w:r>
      <w:proofErr w:type="spellEnd"/>
      <w:r w:rsidRPr="00921B4E">
        <w:t xml:space="preserve"> </w:t>
      </w:r>
      <w:proofErr w:type="spellStart"/>
      <w:r w:rsidRPr="00921B4E">
        <w:t>metode</w:t>
      </w:r>
      <w:proofErr w:type="spellEnd"/>
      <w:r w:rsidRPr="00921B4E">
        <w:t xml:space="preserve"> </w:t>
      </w:r>
      <w:proofErr w:type="spellStart"/>
      <w:r w:rsidRPr="00921B4E">
        <w:t>estimasi</w:t>
      </w:r>
      <w:proofErr w:type="spellEnd"/>
      <w:r w:rsidRPr="00921B4E">
        <w:t xml:space="preserve"> </w:t>
      </w:r>
      <w:proofErr w:type="spellStart"/>
      <w:r w:rsidRPr="00921B4E">
        <w:t>ini</w:t>
      </w:r>
      <w:proofErr w:type="spellEnd"/>
      <w:r w:rsidRPr="00921B4E">
        <w:t xml:space="preserve"> </w:t>
      </w:r>
      <w:proofErr w:type="spellStart"/>
      <w:r w:rsidRPr="00921B4E">
        <w:t>untuk</w:t>
      </w:r>
      <w:proofErr w:type="spellEnd"/>
      <w:r w:rsidRPr="00921B4E">
        <w:t xml:space="preserve"> </w:t>
      </w:r>
      <w:proofErr w:type="spellStart"/>
      <w:r w:rsidRPr="00921B4E">
        <w:t>memprediksi</w:t>
      </w:r>
      <w:proofErr w:type="spellEnd"/>
      <w:r w:rsidRPr="00921B4E">
        <w:t xml:space="preserve"> orbit dan </w:t>
      </w:r>
      <w:proofErr w:type="spellStart"/>
      <w:r w:rsidRPr="00921B4E">
        <w:t>pergerakan</w:t>
      </w:r>
      <w:proofErr w:type="spellEnd"/>
      <w:r w:rsidRPr="00921B4E">
        <w:t xml:space="preserve"> </w:t>
      </w:r>
      <w:proofErr w:type="spellStart"/>
      <w:r w:rsidRPr="00921B4E">
        <w:t>benda-benda</w:t>
      </w:r>
      <w:proofErr w:type="spellEnd"/>
      <w:r w:rsidRPr="00921B4E">
        <w:t xml:space="preserve"> </w:t>
      </w:r>
      <w:proofErr w:type="spellStart"/>
      <w:r w:rsidRPr="00921B4E">
        <w:t>langit</w:t>
      </w:r>
      <w:proofErr w:type="spellEnd"/>
      <w:r w:rsidRPr="00921B4E">
        <w:t xml:space="preserve">, </w:t>
      </w:r>
      <w:proofErr w:type="spellStart"/>
      <w:r w:rsidRPr="00921B4E">
        <w:t>seperti</w:t>
      </w:r>
      <w:proofErr w:type="spellEnd"/>
      <w:r w:rsidRPr="00921B4E">
        <w:t xml:space="preserve"> asteroid Ceres, </w:t>
      </w:r>
      <w:proofErr w:type="spellStart"/>
      <w:r w:rsidRPr="00921B4E">
        <w:t>berdasarkan</w:t>
      </w:r>
      <w:proofErr w:type="spellEnd"/>
      <w:r w:rsidRPr="00921B4E">
        <w:t xml:space="preserve"> data </w:t>
      </w:r>
      <w:proofErr w:type="spellStart"/>
      <w:r w:rsidRPr="00921B4E">
        <w:t>observasi</w:t>
      </w:r>
      <w:proofErr w:type="spellEnd"/>
      <w:r w:rsidRPr="00921B4E">
        <w:t xml:space="preserve"> </w:t>
      </w:r>
      <w:proofErr w:type="spellStart"/>
      <w:r w:rsidRPr="00921B4E">
        <w:t>astronomi</w:t>
      </w:r>
      <w:proofErr w:type="spellEnd"/>
      <w:r w:rsidRPr="00921B4E">
        <w:t xml:space="preserve"> yang </w:t>
      </w:r>
      <w:proofErr w:type="spellStart"/>
      <w:r w:rsidRPr="00921B4E">
        <w:t>terbatas</w:t>
      </w:r>
      <w:proofErr w:type="spellEnd"/>
      <w:r w:rsidRPr="00921B4E">
        <w:t>.</w:t>
      </w:r>
    </w:p>
    <w:p w14:paraId="4A670E12" w14:textId="77777777" w:rsidR="00F42B7B" w:rsidRDefault="00F42B7B" w:rsidP="00921B4E">
      <w:pPr>
        <w:pStyle w:val="ListParagraph"/>
        <w:spacing w:line="360" w:lineRule="auto"/>
        <w:ind w:left="1080" w:firstLine="360"/>
      </w:pPr>
    </w:p>
    <w:p w14:paraId="7C0093CF" w14:textId="429CDFA2" w:rsidR="0072008F" w:rsidRPr="0072008F" w:rsidRDefault="00F42B7B" w:rsidP="00F42B7B">
      <w:pPr>
        <w:pStyle w:val="ListParagraph"/>
        <w:spacing w:line="360" w:lineRule="auto"/>
        <w:ind w:left="1080" w:firstLine="360"/>
        <w:rPr>
          <w:rFonts w:eastAsia="Times New Roman" w:cs="Times New Roman"/>
          <w:szCs w:val="24"/>
          <w:lang w:eastAsia="en-ID"/>
        </w:rPr>
      </w:pPr>
      <w:proofErr w:type="spellStart"/>
      <w:r w:rsidRPr="00F42B7B">
        <w:t>Seiring</w:t>
      </w:r>
      <w:proofErr w:type="spellEnd"/>
      <w:r w:rsidRPr="00F42B7B">
        <w:t xml:space="preserve"> </w:t>
      </w:r>
      <w:proofErr w:type="spellStart"/>
      <w:r w:rsidRPr="00F42B7B">
        <w:t>berjalannya</w:t>
      </w:r>
      <w:proofErr w:type="spellEnd"/>
      <w:r w:rsidRPr="00F42B7B">
        <w:t xml:space="preserve"> </w:t>
      </w:r>
      <w:proofErr w:type="spellStart"/>
      <w:r w:rsidRPr="00F42B7B">
        <w:t>waktu</w:t>
      </w:r>
      <w:proofErr w:type="spellEnd"/>
      <w:r w:rsidRPr="00F42B7B">
        <w:t xml:space="preserve">, </w:t>
      </w:r>
      <w:proofErr w:type="spellStart"/>
      <w:r w:rsidRPr="00F42B7B">
        <w:t>memasuki</w:t>
      </w:r>
      <w:proofErr w:type="spellEnd"/>
      <w:r w:rsidRPr="00F42B7B">
        <w:t xml:space="preserve"> </w:t>
      </w:r>
      <w:proofErr w:type="spellStart"/>
      <w:r w:rsidRPr="00F42B7B">
        <w:t>abad</w:t>
      </w:r>
      <w:proofErr w:type="spellEnd"/>
      <w:r w:rsidRPr="00F42B7B">
        <w:t xml:space="preserve"> ke-20 </w:t>
      </w:r>
      <w:proofErr w:type="spellStart"/>
      <w:r w:rsidRPr="00F42B7B">
        <w:t>dengan</w:t>
      </w:r>
      <w:proofErr w:type="spellEnd"/>
      <w:r w:rsidRPr="00F42B7B">
        <w:t xml:space="preserve"> </w:t>
      </w:r>
      <w:proofErr w:type="spellStart"/>
      <w:r w:rsidRPr="00F42B7B">
        <w:t>munculnya</w:t>
      </w:r>
      <w:proofErr w:type="spellEnd"/>
      <w:r w:rsidRPr="00F42B7B">
        <w:t xml:space="preserve"> </w:t>
      </w:r>
      <w:proofErr w:type="spellStart"/>
      <w:r w:rsidRPr="00F42B7B">
        <w:t>teknologi</w:t>
      </w:r>
      <w:proofErr w:type="spellEnd"/>
      <w:r w:rsidRPr="00F42B7B">
        <w:t xml:space="preserve"> </w:t>
      </w:r>
      <w:proofErr w:type="spellStart"/>
      <w:r w:rsidRPr="00F42B7B">
        <w:t>komputer</w:t>
      </w:r>
      <w:proofErr w:type="spellEnd"/>
      <w:r w:rsidRPr="00F42B7B">
        <w:t xml:space="preserve"> dan era </w:t>
      </w:r>
      <w:proofErr w:type="spellStart"/>
      <w:r w:rsidRPr="00F42B7B">
        <w:t>komputasi</w:t>
      </w:r>
      <w:proofErr w:type="spellEnd"/>
      <w:r w:rsidRPr="00F42B7B">
        <w:t xml:space="preserve"> modern, </w:t>
      </w:r>
      <w:proofErr w:type="spellStart"/>
      <w:r w:rsidRPr="00F42B7B">
        <w:t>metode</w:t>
      </w:r>
      <w:proofErr w:type="spellEnd"/>
      <w:r w:rsidRPr="00F42B7B">
        <w:t xml:space="preserve"> </w:t>
      </w:r>
      <w:proofErr w:type="spellStart"/>
      <w:r w:rsidRPr="00F42B7B">
        <w:t>statistik</w:t>
      </w:r>
      <w:proofErr w:type="spellEnd"/>
      <w:r w:rsidRPr="00F42B7B">
        <w:t xml:space="preserve"> </w:t>
      </w:r>
      <w:proofErr w:type="spellStart"/>
      <w:r w:rsidRPr="00F42B7B">
        <w:t>tradisional</w:t>
      </w:r>
      <w:proofErr w:type="spellEnd"/>
      <w:r w:rsidRPr="00F42B7B">
        <w:t xml:space="preserve"> </w:t>
      </w:r>
      <w:proofErr w:type="spellStart"/>
      <w:r w:rsidRPr="00F42B7B">
        <w:t>ini</w:t>
      </w:r>
      <w:proofErr w:type="spellEnd"/>
      <w:r w:rsidRPr="00F42B7B">
        <w:t xml:space="preserve"> </w:t>
      </w:r>
      <w:proofErr w:type="spellStart"/>
      <w:r w:rsidRPr="00F42B7B">
        <w:t>mulai</w:t>
      </w:r>
      <w:proofErr w:type="spellEnd"/>
      <w:r w:rsidRPr="00F42B7B">
        <w:t xml:space="preserve"> </w:t>
      </w:r>
      <w:proofErr w:type="spellStart"/>
      <w:r w:rsidRPr="00F42B7B">
        <w:t>diadopsi</w:t>
      </w:r>
      <w:proofErr w:type="spellEnd"/>
      <w:r w:rsidRPr="00F42B7B">
        <w:t xml:space="preserve"> </w:t>
      </w:r>
      <w:proofErr w:type="spellStart"/>
      <w:r w:rsidRPr="00F42B7B">
        <w:t>ke</w:t>
      </w:r>
      <w:proofErr w:type="spellEnd"/>
      <w:r w:rsidRPr="00F42B7B">
        <w:t xml:space="preserve"> </w:t>
      </w:r>
      <w:proofErr w:type="spellStart"/>
      <w:r w:rsidRPr="00F42B7B">
        <w:t>dalam</w:t>
      </w:r>
      <w:proofErr w:type="spellEnd"/>
      <w:r w:rsidRPr="00F42B7B">
        <w:t xml:space="preserve"> </w:t>
      </w:r>
      <w:proofErr w:type="spellStart"/>
      <w:r w:rsidRPr="00F42B7B">
        <w:t>ilmu</w:t>
      </w:r>
      <w:proofErr w:type="spellEnd"/>
      <w:r w:rsidRPr="00F42B7B">
        <w:t xml:space="preserve"> </w:t>
      </w:r>
      <w:proofErr w:type="spellStart"/>
      <w:r w:rsidRPr="00F42B7B">
        <w:t>komputer</w:t>
      </w:r>
      <w:proofErr w:type="spellEnd"/>
      <w:r w:rsidRPr="00F42B7B">
        <w:t xml:space="preserve">. </w:t>
      </w:r>
      <w:proofErr w:type="spellStart"/>
      <w:r w:rsidRPr="00F42B7B">
        <w:t>Bidang</w:t>
      </w:r>
      <w:proofErr w:type="spellEnd"/>
      <w:r w:rsidRPr="00F42B7B">
        <w:t xml:space="preserve"> </w:t>
      </w:r>
      <w:r w:rsidRPr="00F42B7B">
        <w:rPr>
          <w:i/>
          <w:iCs/>
        </w:rPr>
        <w:t>Machine Learning</w:t>
      </w:r>
      <w:r w:rsidRPr="00F42B7B">
        <w:t xml:space="preserve"> dan </w:t>
      </w:r>
      <w:r w:rsidRPr="00F42B7B">
        <w:rPr>
          <w:i/>
          <w:iCs/>
        </w:rPr>
        <w:t>Data Mining</w:t>
      </w:r>
      <w:r w:rsidRPr="00F42B7B">
        <w:t xml:space="preserve"> </w:t>
      </w:r>
      <w:proofErr w:type="spellStart"/>
      <w:r w:rsidRPr="00F42B7B">
        <w:t>mengambil</w:t>
      </w:r>
      <w:proofErr w:type="spellEnd"/>
      <w:r w:rsidRPr="00F42B7B">
        <w:t xml:space="preserve"> </w:t>
      </w:r>
      <w:proofErr w:type="spellStart"/>
      <w:r w:rsidRPr="00F42B7B">
        <w:t>alih</w:t>
      </w:r>
      <w:proofErr w:type="spellEnd"/>
      <w:r w:rsidRPr="00F42B7B">
        <w:t xml:space="preserve"> </w:t>
      </w:r>
      <w:proofErr w:type="spellStart"/>
      <w:r w:rsidRPr="00F42B7B">
        <w:t>algoritma</w:t>
      </w:r>
      <w:proofErr w:type="spellEnd"/>
      <w:r w:rsidRPr="00F42B7B">
        <w:t xml:space="preserve"> </w:t>
      </w:r>
      <w:proofErr w:type="spellStart"/>
      <w:r w:rsidRPr="00F42B7B">
        <w:t>klasik</w:t>
      </w:r>
      <w:proofErr w:type="spellEnd"/>
      <w:r w:rsidRPr="00F42B7B">
        <w:t xml:space="preserve"> </w:t>
      </w:r>
      <w:proofErr w:type="spellStart"/>
      <w:r w:rsidRPr="00F42B7B">
        <w:t>ini</w:t>
      </w:r>
      <w:proofErr w:type="spellEnd"/>
      <w:r w:rsidRPr="00F42B7B">
        <w:t xml:space="preserve">, </w:t>
      </w:r>
      <w:proofErr w:type="spellStart"/>
      <w:r w:rsidRPr="00F42B7B">
        <w:t>mengotomatisasinya</w:t>
      </w:r>
      <w:proofErr w:type="spellEnd"/>
      <w:r w:rsidRPr="00F42B7B">
        <w:t xml:space="preserve">, dan </w:t>
      </w:r>
      <w:proofErr w:type="spellStart"/>
      <w:r w:rsidRPr="00F42B7B">
        <w:t>menerapkannya</w:t>
      </w:r>
      <w:proofErr w:type="spellEnd"/>
      <w:r w:rsidRPr="00F42B7B">
        <w:t xml:space="preserve"> pada </w:t>
      </w:r>
      <w:proofErr w:type="spellStart"/>
      <w:r w:rsidRPr="00F42B7B">
        <w:t>kumpulan</w:t>
      </w:r>
      <w:proofErr w:type="spellEnd"/>
      <w:r w:rsidRPr="00F42B7B">
        <w:t xml:space="preserve"> data yang sangat </w:t>
      </w:r>
      <w:proofErr w:type="spellStart"/>
      <w:r w:rsidRPr="00F42B7B">
        <w:t>masif</w:t>
      </w:r>
      <w:proofErr w:type="spellEnd"/>
      <w:r w:rsidRPr="00F42B7B">
        <w:t xml:space="preserve"> (</w:t>
      </w:r>
      <w:r w:rsidRPr="00F42B7B">
        <w:rPr>
          <w:i/>
          <w:iCs/>
        </w:rPr>
        <w:t>Big Data</w:t>
      </w:r>
      <w:r w:rsidRPr="00F42B7B">
        <w:t xml:space="preserve">). Jika Gauss </w:t>
      </w:r>
      <w:proofErr w:type="spellStart"/>
      <w:r w:rsidRPr="00F42B7B">
        <w:t>menghitung</w:t>
      </w:r>
      <w:proofErr w:type="spellEnd"/>
      <w:r w:rsidRPr="00F42B7B">
        <w:t xml:space="preserve"> </w:t>
      </w:r>
      <w:proofErr w:type="spellStart"/>
      <w:r w:rsidRPr="00F42B7B">
        <w:t>estimasi</w:t>
      </w:r>
      <w:proofErr w:type="spellEnd"/>
      <w:r w:rsidRPr="00F42B7B">
        <w:t xml:space="preserve"> </w:t>
      </w:r>
      <w:proofErr w:type="spellStart"/>
      <w:r w:rsidRPr="00F42B7B">
        <w:t>secara</w:t>
      </w:r>
      <w:proofErr w:type="spellEnd"/>
      <w:r w:rsidRPr="00F42B7B">
        <w:t xml:space="preserve"> manual </w:t>
      </w:r>
      <w:proofErr w:type="spellStart"/>
      <w:r w:rsidRPr="00F42B7B">
        <w:t>berminggu-minggu</w:t>
      </w:r>
      <w:proofErr w:type="spellEnd"/>
      <w:r w:rsidRPr="00F42B7B">
        <w:t xml:space="preserve">, model </w:t>
      </w:r>
      <w:proofErr w:type="spellStart"/>
      <w:r w:rsidRPr="00F42B7B">
        <w:t>estimasi</w:t>
      </w:r>
      <w:proofErr w:type="spellEnd"/>
      <w:r w:rsidRPr="00F42B7B">
        <w:t xml:space="preserve"> </w:t>
      </w:r>
      <w:proofErr w:type="spellStart"/>
      <w:r w:rsidRPr="00F42B7B">
        <w:t>saat</w:t>
      </w:r>
      <w:proofErr w:type="spellEnd"/>
      <w:r w:rsidRPr="00F42B7B">
        <w:t xml:space="preserve"> </w:t>
      </w:r>
      <w:proofErr w:type="spellStart"/>
      <w:r w:rsidRPr="00F42B7B">
        <w:t>ini</w:t>
      </w:r>
      <w:proofErr w:type="spellEnd"/>
      <w:r w:rsidRPr="00F42B7B">
        <w:t xml:space="preserve"> </w:t>
      </w:r>
      <w:proofErr w:type="spellStart"/>
      <w:r w:rsidRPr="00F42B7B">
        <w:t>dapat</w:t>
      </w:r>
      <w:proofErr w:type="spellEnd"/>
      <w:r w:rsidRPr="00F42B7B">
        <w:t xml:space="preserve"> </w:t>
      </w:r>
      <w:proofErr w:type="spellStart"/>
      <w:r w:rsidRPr="00F42B7B">
        <w:t>memproses</w:t>
      </w:r>
      <w:proofErr w:type="spellEnd"/>
      <w:r w:rsidRPr="00F42B7B">
        <w:t xml:space="preserve"> </w:t>
      </w:r>
      <w:proofErr w:type="spellStart"/>
      <w:r w:rsidRPr="00F42B7B">
        <w:t>jutaan</w:t>
      </w:r>
      <w:proofErr w:type="spellEnd"/>
      <w:r w:rsidRPr="00F42B7B">
        <w:t xml:space="preserve"> baris data </w:t>
      </w:r>
      <w:proofErr w:type="spellStart"/>
      <w:r w:rsidRPr="00F42B7B">
        <w:t>dalam</w:t>
      </w:r>
      <w:proofErr w:type="spellEnd"/>
      <w:r w:rsidRPr="00F42B7B">
        <w:t xml:space="preserve"> </w:t>
      </w:r>
      <w:proofErr w:type="spellStart"/>
      <w:r w:rsidRPr="00F42B7B">
        <w:t>hitungan</w:t>
      </w:r>
      <w:proofErr w:type="spellEnd"/>
      <w:r w:rsidRPr="00F42B7B">
        <w:t xml:space="preserve"> </w:t>
      </w:r>
      <w:proofErr w:type="spellStart"/>
      <w:r w:rsidRPr="00F42B7B">
        <w:t>detik</w:t>
      </w:r>
      <w:proofErr w:type="spellEnd"/>
      <w:r w:rsidRPr="00F42B7B">
        <w:t xml:space="preserve"> </w:t>
      </w:r>
      <w:proofErr w:type="spellStart"/>
      <w:r w:rsidRPr="00F42B7B">
        <w:t>menggunakan</w:t>
      </w:r>
      <w:proofErr w:type="spellEnd"/>
      <w:r w:rsidRPr="00F42B7B">
        <w:t xml:space="preserve"> </w:t>
      </w:r>
      <w:proofErr w:type="spellStart"/>
      <w:r w:rsidRPr="00F42B7B">
        <w:t>bahasa</w:t>
      </w:r>
      <w:proofErr w:type="spellEnd"/>
      <w:r w:rsidRPr="00F42B7B">
        <w:t xml:space="preserve"> </w:t>
      </w:r>
      <w:proofErr w:type="spellStart"/>
      <w:r w:rsidRPr="00F42B7B">
        <w:t>pemrograman</w:t>
      </w:r>
      <w:proofErr w:type="spellEnd"/>
      <w:r w:rsidRPr="00F42B7B">
        <w:t>.</w:t>
      </w:r>
    </w:p>
    <w:p w14:paraId="7BAA7285" w14:textId="77777777" w:rsidR="00F42B7B" w:rsidRPr="00F42B7B" w:rsidRDefault="00F42B7B" w:rsidP="00F42B7B">
      <w:pPr>
        <w:pStyle w:val="ListParagraph"/>
        <w:spacing w:line="360" w:lineRule="auto"/>
        <w:ind w:left="1080" w:firstLine="360"/>
      </w:pPr>
    </w:p>
    <w:p w14:paraId="78BC59F2" w14:textId="3210BB23" w:rsidR="008A69B5" w:rsidRPr="007B0CBD" w:rsidRDefault="007952B4" w:rsidP="00671D48">
      <w:pPr>
        <w:pStyle w:val="ListParagraph"/>
        <w:numPr>
          <w:ilvl w:val="0"/>
          <w:numId w:val="7"/>
        </w:numPr>
        <w:spacing w:line="360" w:lineRule="auto"/>
        <w:ind w:hanging="578"/>
        <w:rPr>
          <w:rFonts w:cs="Times New Roman"/>
          <w:b/>
          <w:sz w:val="28"/>
          <w:szCs w:val="28"/>
        </w:rPr>
      </w:pPr>
      <w:r w:rsidRPr="007B0CBD">
        <w:rPr>
          <w:rFonts w:cs="Times New Roman"/>
          <w:b/>
          <w:sz w:val="28"/>
          <w:szCs w:val="28"/>
        </w:rPr>
        <w:t xml:space="preserve">Formula Model </w:t>
      </w:r>
      <w:proofErr w:type="spellStart"/>
      <w:r w:rsidRPr="007B0CBD">
        <w:rPr>
          <w:rFonts w:cs="Times New Roman"/>
          <w:b/>
          <w:sz w:val="28"/>
          <w:szCs w:val="28"/>
        </w:rPr>
        <w:t>Estimasi</w:t>
      </w:r>
      <w:proofErr w:type="spellEnd"/>
      <w:r w:rsidRPr="007B0CBD">
        <w:rPr>
          <w:rFonts w:cs="Times New Roman"/>
          <w:b/>
          <w:sz w:val="28"/>
          <w:szCs w:val="28"/>
        </w:rPr>
        <w:t xml:space="preserve"> (</w:t>
      </w:r>
      <w:proofErr w:type="spellStart"/>
      <w:r w:rsidRPr="007B0CBD">
        <w:rPr>
          <w:rFonts w:cs="Times New Roman"/>
          <w:b/>
          <w:sz w:val="28"/>
          <w:szCs w:val="28"/>
        </w:rPr>
        <w:t>Regresi</w:t>
      </w:r>
      <w:proofErr w:type="spellEnd"/>
      <w:r w:rsidRPr="007B0CBD">
        <w:rPr>
          <w:rFonts w:cs="Times New Roman"/>
          <w:b/>
          <w:sz w:val="28"/>
          <w:szCs w:val="28"/>
        </w:rPr>
        <w:t xml:space="preserve"> Linear </w:t>
      </w:r>
      <w:proofErr w:type="spellStart"/>
      <w:r w:rsidRPr="007B0CBD">
        <w:rPr>
          <w:rFonts w:cs="Times New Roman"/>
          <w:b/>
          <w:sz w:val="28"/>
          <w:szCs w:val="28"/>
        </w:rPr>
        <w:t>Sederhana</w:t>
      </w:r>
      <w:proofErr w:type="spellEnd"/>
      <w:r w:rsidRPr="007B0CBD">
        <w:rPr>
          <w:rFonts w:cs="Times New Roman"/>
          <w:b/>
          <w:sz w:val="28"/>
          <w:szCs w:val="28"/>
        </w:rPr>
        <w:t>)</w:t>
      </w:r>
    </w:p>
    <w:p w14:paraId="28DD378A" w14:textId="3A3051F9" w:rsidR="007600EB" w:rsidRPr="007600EB" w:rsidRDefault="007600EB" w:rsidP="00500255">
      <w:pPr>
        <w:spacing w:line="360" w:lineRule="auto"/>
        <w:ind w:left="142" w:firstLine="720"/>
        <w:rPr>
          <w:rFonts w:cs="Times New Roman"/>
          <w:szCs w:val="24"/>
        </w:rPr>
      </w:pPr>
      <w:proofErr w:type="spellStart"/>
      <w:r w:rsidRPr="007600EB">
        <w:rPr>
          <w:rFonts w:cs="Times New Roman"/>
          <w:szCs w:val="24"/>
        </w:rPr>
        <w:t>Metode</w:t>
      </w:r>
      <w:proofErr w:type="spellEnd"/>
      <w:r w:rsidRPr="007600EB">
        <w:rPr>
          <w:rFonts w:cs="Times New Roman"/>
          <w:szCs w:val="24"/>
        </w:rPr>
        <w:t xml:space="preserve"> yang paling </w:t>
      </w:r>
      <w:proofErr w:type="spellStart"/>
      <w:r w:rsidRPr="007600EB">
        <w:rPr>
          <w:rFonts w:cs="Times New Roman"/>
          <w:szCs w:val="24"/>
        </w:rPr>
        <w:t>umum</w:t>
      </w:r>
      <w:proofErr w:type="spellEnd"/>
      <w:r w:rsidRPr="007600EB">
        <w:rPr>
          <w:rFonts w:cs="Times New Roman"/>
          <w:szCs w:val="24"/>
        </w:rPr>
        <w:t xml:space="preserve"> dan fundamental </w:t>
      </w:r>
      <w:proofErr w:type="spellStart"/>
      <w:r w:rsidRPr="007600EB">
        <w:rPr>
          <w:rFonts w:cs="Times New Roman"/>
          <w:szCs w:val="24"/>
        </w:rPr>
        <w:t>untuk</w:t>
      </w:r>
      <w:proofErr w:type="spellEnd"/>
      <w:r w:rsidRPr="007600EB">
        <w:rPr>
          <w:rFonts w:cs="Times New Roman"/>
          <w:szCs w:val="24"/>
        </w:rPr>
        <w:t xml:space="preserve"> model </w:t>
      </w:r>
      <w:proofErr w:type="spellStart"/>
      <w:r w:rsidRPr="007600EB">
        <w:rPr>
          <w:rFonts w:cs="Times New Roman"/>
          <w:szCs w:val="24"/>
        </w:rPr>
        <w:t>estimasi</w:t>
      </w:r>
      <w:proofErr w:type="spellEnd"/>
      <w:r w:rsidRPr="007600EB">
        <w:rPr>
          <w:rFonts w:cs="Times New Roman"/>
          <w:szCs w:val="24"/>
        </w:rPr>
        <w:t xml:space="preserve"> </w:t>
      </w:r>
      <w:proofErr w:type="spellStart"/>
      <w:r w:rsidRPr="007600EB">
        <w:rPr>
          <w:rFonts w:cs="Times New Roman"/>
          <w:szCs w:val="24"/>
        </w:rPr>
        <w:t>adalah</w:t>
      </w:r>
      <w:proofErr w:type="spellEnd"/>
      <w:r w:rsidRPr="007600EB">
        <w:rPr>
          <w:rFonts w:cs="Times New Roman"/>
          <w:szCs w:val="24"/>
        </w:rPr>
        <w:t xml:space="preserve"> </w:t>
      </w:r>
      <w:proofErr w:type="spellStart"/>
      <w:r w:rsidRPr="007600EB">
        <w:rPr>
          <w:rFonts w:cs="Times New Roman"/>
          <w:b/>
          <w:bCs/>
          <w:szCs w:val="24"/>
        </w:rPr>
        <w:t>Regresi</w:t>
      </w:r>
      <w:proofErr w:type="spellEnd"/>
      <w:r w:rsidRPr="007600EB">
        <w:rPr>
          <w:rFonts w:cs="Times New Roman"/>
          <w:b/>
          <w:bCs/>
          <w:szCs w:val="24"/>
        </w:rPr>
        <w:t xml:space="preserve"> Linear</w:t>
      </w:r>
      <w:r w:rsidRPr="007600EB">
        <w:rPr>
          <w:rFonts w:cs="Times New Roman"/>
          <w:szCs w:val="24"/>
        </w:rPr>
        <w:t xml:space="preserve">. </w:t>
      </w:r>
      <w:proofErr w:type="spellStart"/>
      <w:r w:rsidRPr="007600EB">
        <w:rPr>
          <w:rFonts w:cs="Times New Roman"/>
          <w:szCs w:val="24"/>
        </w:rPr>
        <w:t>Regresi</w:t>
      </w:r>
      <w:proofErr w:type="spellEnd"/>
      <w:r w:rsidRPr="007600EB">
        <w:rPr>
          <w:rFonts w:cs="Times New Roman"/>
          <w:szCs w:val="24"/>
        </w:rPr>
        <w:t xml:space="preserve"> Linear </w:t>
      </w:r>
      <w:proofErr w:type="spellStart"/>
      <w:r w:rsidRPr="007600EB">
        <w:rPr>
          <w:rFonts w:cs="Times New Roman"/>
          <w:szCs w:val="24"/>
        </w:rPr>
        <w:t>Sederhana</w:t>
      </w:r>
      <w:proofErr w:type="spellEnd"/>
      <w:r w:rsidRPr="007600EB">
        <w:rPr>
          <w:rFonts w:cs="Times New Roman"/>
          <w:szCs w:val="24"/>
        </w:rPr>
        <w:t xml:space="preserve"> </w:t>
      </w:r>
      <w:proofErr w:type="spellStart"/>
      <w:r w:rsidRPr="007600EB">
        <w:rPr>
          <w:rFonts w:cs="Times New Roman"/>
          <w:szCs w:val="24"/>
        </w:rPr>
        <w:t>memodelkan</w:t>
      </w:r>
      <w:proofErr w:type="spellEnd"/>
      <w:r w:rsidRPr="007600EB">
        <w:rPr>
          <w:rFonts w:cs="Times New Roman"/>
          <w:szCs w:val="24"/>
        </w:rPr>
        <w:t xml:space="preserve"> </w:t>
      </w:r>
      <w:proofErr w:type="spellStart"/>
      <w:r w:rsidRPr="007600EB">
        <w:rPr>
          <w:rFonts w:cs="Times New Roman"/>
          <w:szCs w:val="24"/>
        </w:rPr>
        <w:t>hubungan</w:t>
      </w:r>
      <w:proofErr w:type="spellEnd"/>
      <w:r w:rsidRPr="007600EB">
        <w:rPr>
          <w:rFonts w:cs="Times New Roman"/>
          <w:szCs w:val="24"/>
        </w:rPr>
        <w:t xml:space="preserve"> </w:t>
      </w:r>
      <w:proofErr w:type="spellStart"/>
      <w:r w:rsidRPr="007600EB">
        <w:rPr>
          <w:rFonts w:cs="Times New Roman"/>
          <w:szCs w:val="24"/>
        </w:rPr>
        <w:t>antara</w:t>
      </w:r>
      <w:proofErr w:type="spellEnd"/>
      <w:r w:rsidRPr="007600EB">
        <w:rPr>
          <w:rFonts w:cs="Times New Roman"/>
          <w:szCs w:val="24"/>
        </w:rPr>
        <w:t xml:space="preserve"> </w:t>
      </w:r>
      <w:proofErr w:type="spellStart"/>
      <w:r w:rsidRPr="007600EB">
        <w:rPr>
          <w:rFonts w:cs="Times New Roman"/>
          <w:szCs w:val="24"/>
        </w:rPr>
        <w:t>satu</w:t>
      </w:r>
      <w:proofErr w:type="spellEnd"/>
      <w:r w:rsidRPr="007600EB">
        <w:rPr>
          <w:rFonts w:cs="Times New Roman"/>
          <w:szCs w:val="24"/>
        </w:rPr>
        <w:t xml:space="preserve"> </w:t>
      </w:r>
      <w:proofErr w:type="spellStart"/>
      <w:r w:rsidRPr="007600EB">
        <w:rPr>
          <w:rFonts w:cs="Times New Roman"/>
          <w:szCs w:val="24"/>
        </w:rPr>
        <w:t>variabel</w:t>
      </w:r>
      <w:proofErr w:type="spellEnd"/>
      <w:r w:rsidRPr="007600EB">
        <w:rPr>
          <w:rFonts w:cs="Times New Roman"/>
          <w:szCs w:val="24"/>
        </w:rPr>
        <w:t xml:space="preserve"> </w:t>
      </w:r>
      <w:proofErr w:type="spellStart"/>
      <w:r w:rsidRPr="007600EB">
        <w:rPr>
          <w:rFonts w:cs="Times New Roman"/>
          <w:szCs w:val="24"/>
        </w:rPr>
        <w:t>independen</w:t>
      </w:r>
      <w:proofErr w:type="spellEnd"/>
      <w:r w:rsidRPr="007600EB">
        <w:rPr>
          <w:rFonts w:cs="Times New Roman"/>
          <w:szCs w:val="24"/>
        </w:rPr>
        <w:t xml:space="preserve"> (X) dan </w:t>
      </w:r>
      <w:proofErr w:type="spellStart"/>
      <w:r w:rsidRPr="007600EB">
        <w:rPr>
          <w:rFonts w:cs="Times New Roman"/>
          <w:szCs w:val="24"/>
        </w:rPr>
        <w:t>satu</w:t>
      </w:r>
      <w:proofErr w:type="spellEnd"/>
      <w:r w:rsidRPr="007600EB">
        <w:rPr>
          <w:rFonts w:cs="Times New Roman"/>
          <w:szCs w:val="24"/>
        </w:rPr>
        <w:t xml:space="preserve"> </w:t>
      </w:r>
      <w:proofErr w:type="spellStart"/>
      <w:r w:rsidRPr="007600EB">
        <w:rPr>
          <w:rFonts w:cs="Times New Roman"/>
          <w:szCs w:val="24"/>
        </w:rPr>
        <w:t>variabel</w:t>
      </w:r>
      <w:proofErr w:type="spellEnd"/>
      <w:r w:rsidRPr="007600EB">
        <w:rPr>
          <w:rFonts w:cs="Times New Roman"/>
          <w:szCs w:val="24"/>
        </w:rPr>
        <w:t xml:space="preserve"> </w:t>
      </w:r>
      <w:proofErr w:type="spellStart"/>
      <w:r w:rsidRPr="007600EB">
        <w:rPr>
          <w:rFonts w:cs="Times New Roman"/>
          <w:szCs w:val="24"/>
        </w:rPr>
        <w:t>dependen</w:t>
      </w:r>
      <w:proofErr w:type="spellEnd"/>
      <w:r w:rsidRPr="007600EB">
        <w:rPr>
          <w:rFonts w:cs="Times New Roman"/>
          <w:szCs w:val="24"/>
        </w:rPr>
        <w:t xml:space="preserve"> </w:t>
      </w:r>
      <w:proofErr w:type="spellStart"/>
      <w:r w:rsidRPr="007600EB">
        <w:rPr>
          <w:rFonts w:cs="Times New Roman"/>
          <w:szCs w:val="24"/>
        </w:rPr>
        <w:t>numerik</w:t>
      </w:r>
      <w:proofErr w:type="spellEnd"/>
      <w:r w:rsidRPr="007600EB">
        <w:rPr>
          <w:rFonts w:cs="Times New Roman"/>
          <w:szCs w:val="24"/>
        </w:rPr>
        <w:t xml:space="preserve"> (Y).</w:t>
      </w:r>
    </w:p>
    <w:p w14:paraId="06E07587" w14:textId="4A3EAFBC" w:rsidR="008A69B5" w:rsidRPr="005D06E7" w:rsidRDefault="00C01520" w:rsidP="00500255">
      <w:pPr>
        <w:spacing w:line="360" w:lineRule="auto"/>
        <w:ind w:left="142"/>
        <w:rPr>
          <w:rFonts w:cs="Times New Roman"/>
          <w:szCs w:val="24"/>
        </w:rPr>
      </w:pPr>
      <w:r w:rsidRPr="00C01520">
        <w:rPr>
          <w:rFonts w:cs="Times New Roman"/>
          <w:szCs w:val="24"/>
        </w:rPr>
        <w:t xml:space="preserve">Formula </w:t>
      </w:r>
      <w:proofErr w:type="spellStart"/>
      <w:r w:rsidRPr="00C01520">
        <w:rPr>
          <w:rFonts w:cs="Times New Roman"/>
          <w:szCs w:val="24"/>
        </w:rPr>
        <w:t>umum</w:t>
      </w:r>
      <w:proofErr w:type="spellEnd"/>
      <w:r w:rsidRPr="00C01520">
        <w:rPr>
          <w:rFonts w:cs="Times New Roman"/>
          <w:szCs w:val="24"/>
        </w:rPr>
        <w:t xml:space="preserve"> </w:t>
      </w:r>
      <w:proofErr w:type="spellStart"/>
      <w:r w:rsidRPr="00C01520">
        <w:rPr>
          <w:rFonts w:cs="Times New Roman"/>
          <w:szCs w:val="24"/>
        </w:rPr>
        <w:t>Regresi</w:t>
      </w:r>
      <w:proofErr w:type="spellEnd"/>
      <w:r w:rsidRPr="00C01520">
        <w:rPr>
          <w:rFonts w:cs="Times New Roman"/>
          <w:szCs w:val="24"/>
        </w:rPr>
        <w:t xml:space="preserve"> Linear </w:t>
      </w:r>
      <w:proofErr w:type="spellStart"/>
      <w:r w:rsidRPr="00C01520">
        <w:rPr>
          <w:rFonts w:cs="Times New Roman"/>
          <w:szCs w:val="24"/>
        </w:rPr>
        <w:t>Sederhana</w:t>
      </w:r>
      <w:proofErr w:type="spellEnd"/>
      <w:r w:rsidRPr="00C01520">
        <w:rPr>
          <w:rFonts w:cs="Times New Roman"/>
          <w:szCs w:val="24"/>
        </w:rPr>
        <w:t xml:space="preserve"> </w:t>
      </w:r>
      <w:proofErr w:type="spellStart"/>
      <w:r w:rsidRPr="00C01520">
        <w:rPr>
          <w:rFonts w:cs="Times New Roman"/>
          <w:szCs w:val="24"/>
        </w:rPr>
        <w:t>adalah</w:t>
      </w:r>
      <w:proofErr w:type="spellEnd"/>
      <w:r w:rsidRPr="00C01520">
        <w:rPr>
          <w:rFonts w:cs="Times New Roman"/>
          <w:szCs w:val="24"/>
        </w:rPr>
        <w:t xml:space="preserve"> </w:t>
      </w:r>
      <w:proofErr w:type="spellStart"/>
      <w:r w:rsidRPr="00C01520">
        <w:rPr>
          <w:rFonts w:cs="Times New Roman"/>
          <w:szCs w:val="24"/>
        </w:rPr>
        <w:t>persamaan</w:t>
      </w:r>
      <w:proofErr w:type="spellEnd"/>
      <w:r w:rsidRPr="00C01520">
        <w:rPr>
          <w:rFonts w:cs="Times New Roman"/>
          <w:szCs w:val="24"/>
        </w:rPr>
        <w:t xml:space="preserve"> garis </w:t>
      </w:r>
      <w:proofErr w:type="spellStart"/>
      <w:r w:rsidRPr="00C01520">
        <w:rPr>
          <w:rFonts w:cs="Times New Roman"/>
          <w:szCs w:val="24"/>
        </w:rPr>
        <w:t>lurus</w:t>
      </w:r>
      <w:proofErr w:type="spellEnd"/>
      <w:r w:rsidRPr="00C01520">
        <w:rPr>
          <w:rFonts w:cs="Times New Roman"/>
          <w:szCs w:val="24"/>
        </w:rPr>
        <w:t>:</w:t>
      </w:r>
    </w:p>
    <w:p w14:paraId="00531A0D" w14:textId="77777777" w:rsidR="00A247F7" w:rsidRPr="00A247F7" w:rsidRDefault="000031C7" w:rsidP="00A247F7">
      <w:pPr>
        <w:spacing w:line="360" w:lineRule="auto"/>
      </w:pPr>
      <m:oMathPara>
        <m:oMath>
          <m:r>
            <w:rPr>
              <w:rFonts w:ascii="Cambria Math" w:hAnsi="Cambria Math" w:cs="Times New Roman"/>
              <w:szCs w:val="24"/>
            </w:rPr>
            <m:t>Y=a+bX</m:t>
          </m:r>
          <m:r>
            <m:rPr>
              <m:sty m:val="p"/>
            </m:rPr>
            <w:rPr>
              <w:rFonts w:eastAsiaTheme="minorEastAsia" w:cs="Times New Roman"/>
              <w:szCs w:val="24"/>
            </w:rPr>
            <w:br/>
          </m:r>
        </m:oMath>
      </m:oMathPara>
      <w:r w:rsidR="00A247F7" w:rsidRPr="00A247F7">
        <w:rPr>
          <w:b/>
          <w:bCs/>
        </w:rPr>
        <w:t>Keterangan:</w:t>
      </w:r>
    </w:p>
    <w:p w14:paraId="001F2583" w14:textId="3100D161" w:rsidR="001A7CFD" w:rsidRPr="001A7CFD" w:rsidRDefault="001A7CFD" w:rsidP="00D970A6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jc w:val="left"/>
        <w:rPr>
          <w:rFonts w:eastAsia="Times New Roman" w:cs="Times New Roman"/>
          <w:szCs w:val="24"/>
          <w:lang w:eastAsia="en-ID"/>
        </w:rPr>
      </w:pPr>
      <w:r w:rsidRPr="001A7CFD">
        <w:rPr>
          <w:rFonts w:eastAsia="Times New Roman" w:cs="Times New Roman"/>
          <w:szCs w:val="24"/>
          <w:lang w:eastAsia="en-ID"/>
        </w:rPr>
        <w:t xml:space="preserve">Y = </w:t>
      </w:r>
      <w:proofErr w:type="spellStart"/>
      <w:r w:rsidRPr="001A7CFD">
        <w:rPr>
          <w:rFonts w:eastAsia="Times New Roman" w:cs="Times New Roman"/>
          <w:szCs w:val="24"/>
          <w:lang w:eastAsia="en-ID"/>
        </w:rPr>
        <w:t>Variabel</w:t>
      </w:r>
      <w:proofErr w:type="spellEnd"/>
      <w:r w:rsidRPr="001A7CFD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1A7CFD">
        <w:rPr>
          <w:rFonts w:eastAsia="Times New Roman" w:cs="Times New Roman"/>
          <w:szCs w:val="24"/>
          <w:lang w:eastAsia="en-ID"/>
        </w:rPr>
        <w:t>dependen</w:t>
      </w:r>
      <w:proofErr w:type="spellEnd"/>
      <w:r w:rsidRPr="001A7CFD">
        <w:rPr>
          <w:rFonts w:eastAsia="Times New Roman" w:cs="Times New Roman"/>
          <w:szCs w:val="24"/>
          <w:lang w:eastAsia="en-ID"/>
        </w:rPr>
        <w:t xml:space="preserve"> (</w:t>
      </w:r>
      <w:proofErr w:type="spellStart"/>
      <w:r w:rsidRPr="001A7CFD">
        <w:rPr>
          <w:rFonts w:eastAsia="Times New Roman" w:cs="Times New Roman"/>
          <w:szCs w:val="24"/>
          <w:lang w:eastAsia="en-ID"/>
        </w:rPr>
        <w:t>nilai</w:t>
      </w:r>
      <w:proofErr w:type="spellEnd"/>
      <w:r w:rsidRPr="001A7CFD">
        <w:rPr>
          <w:rFonts w:eastAsia="Times New Roman" w:cs="Times New Roman"/>
          <w:szCs w:val="24"/>
          <w:lang w:eastAsia="en-ID"/>
        </w:rPr>
        <w:t xml:space="preserve"> target yang </w:t>
      </w:r>
      <w:proofErr w:type="spellStart"/>
      <w:r w:rsidRPr="001A7CFD">
        <w:rPr>
          <w:rFonts w:eastAsia="Times New Roman" w:cs="Times New Roman"/>
          <w:szCs w:val="24"/>
          <w:lang w:eastAsia="en-ID"/>
        </w:rPr>
        <w:t>ingin</w:t>
      </w:r>
      <w:proofErr w:type="spellEnd"/>
      <w:r w:rsidRPr="001A7CFD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1A7CFD">
        <w:rPr>
          <w:rFonts w:eastAsia="Times New Roman" w:cs="Times New Roman"/>
          <w:szCs w:val="24"/>
          <w:lang w:eastAsia="en-ID"/>
        </w:rPr>
        <w:t>diprediksi</w:t>
      </w:r>
      <w:proofErr w:type="spellEnd"/>
      <w:r w:rsidRPr="001A7CFD">
        <w:rPr>
          <w:rFonts w:eastAsia="Times New Roman" w:cs="Times New Roman"/>
          <w:szCs w:val="24"/>
          <w:lang w:eastAsia="en-ID"/>
        </w:rPr>
        <w:t>/</w:t>
      </w:r>
      <w:proofErr w:type="spellStart"/>
      <w:r w:rsidRPr="001A7CFD">
        <w:rPr>
          <w:rFonts w:eastAsia="Times New Roman" w:cs="Times New Roman"/>
          <w:szCs w:val="24"/>
          <w:lang w:eastAsia="en-ID"/>
        </w:rPr>
        <w:t>diestimasi</w:t>
      </w:r>
      <w:proofErr w:type="spellEnd"/>
      <w:r w:rsidRPr="001A7CFD">
        <w:rPr>
          <w:rFonts w:eastAsia="Times New Roman" w:cs="Times New Roman"/>
          <w:szCs w:val="24"/>
          <w:lang w:eastAsia="en-ID"/>
        </w:rPr>
        <w:t>)</w:t>
      </w:r>
    </w:p>
    <w:p w14:paraId="2EDA7359" w14:textId="5C9243AD" w:rsidR="00B95161" w:rsidRPr="00B95161" w:rsidRDefault="00B95161" w:rsidP="00D970A6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jc w:val="left"/>
        <w:rPr>
          <w:rFonts w:eastAsia="Times New Roman" w:cs="Times New Roman"/>
          <w:szCs w:val="24"/>
          <w:lang w:eastAsia="en-ID"/>
        </w:rPr>
      </w:pPr>
      <w:r w:rsidRPr="00B95161">
        <w:rPr>
          <w:rFonts w:eastAsia="Times New Roman" w:cs="Times New Roman"/>
          <w:szCs w:val="24"/>
          <w:lang w:eastAsia="en-ID"/>
        </w:rPr>
        <w:t xml:space="preserve">X = </w:t>
      </w:r>
      <w:proofErr w:type="spellStart"/>
      <w:r w:rsidRPr="00B95161">
        <w:rPr>
          <w:rFonts w:eastAsia="Times New Roman" w:cs="Times New Roman"/>
          <w:szCs w:val="24"/>
          <w:lang w:eastAsia="en-ID"/>
        </w:rPr>
        <w:t>Variabel</w:t>
      </w:r>
      <w:proofErr w:type="spellEnd"/>
      <w:r w:rsidRPr="00B95161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B95161">
        <w:rPr>
          <w:rFonts w:eastAsia="Times New Roman" w:cs="Times New Roman"/>
          <w:szCs w:val="24"/>
          <w:lang w:eastAsia="en-ID"/>
        </w:rPr>
        <w:t>independen</w:t>
      </w:r>
      <w:proofErr w:type="spellEnd"/>
      <w:r w:rsidRPr="00B95161">
        <w:rPr>
          <w:rFonts w:eastAsia="Times New Roman" w:cs="Times New Roman"/>
          <w:szCs w:val="24"/>
          <w:lang w:eastAsia="en-ID"/>
        </w:rPr>
        <w:t xml:space="preserve"> (</w:t>
      </w:r>
      <w:proofErr w:type="spellStart"/>
      <w:r w:rsidRPr="00B95161">
        <w:rPr>
          <w:rFonts w:eastAsia="Times New Roman" w:cs="Times New Roman"/>
          <w:szCs w:val="24"/>
          <w:lang w:eastAsia="en-ID"/>
        </w:rPr>
        <w:t>nilai</w:t>
      </w:r>
      <w:proofErr w:type="spellEnd"/>
      <w:r w:rsidRPr="00B95161">
        <w:rPr>
          <w:rFonts w:eastAsia="Times New Roman" w:cs="Times New Roman"/>
          <w:szCs w:val="24"/>
          <w:lang w:eastAsia="en-ID"/>
        </w:rPr>
        <w:t xml:space="preserve"> input/</w:t>
      </w:r>
      <w:proofErr w:type="spellStart"/>
      <w:r w:rsidRPr="00B95161">
        <w:rPr>
          <w:rFonts w:eastAsia="Times New Roman" w:cs="Times New Roman"/>
          <w:szCs w:val="24"/>
          <w:lang w:eastAsia="en-ID"/>
        </w:rPr>
        <w:t>prediktor</w:t>
      </w:r>
      <w:proofErr w:type="spellEnd"/>
      <w:r w:rsidRPr="00B95161">
        <w:rPr>
          <w:rFonts w:eastAsia="Times New Roman" w:cs="Times New Roman"/>
          <w:szCs w:val="24"/>
          <w:lang w:eastAsia="en-ID"/>
        </w:rPr>
        <w:t>)</w:t>
      </w:r>
    </w:p>
    <w:p w14:paraId="1E84E7CD" w14:textId="6AA99FC3" w:rsidR="002333D1" w:rsidRPr="002333D1" w:rsidRDefault="002333D1" w:rsidP="00D970A6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jc w:val="left"/>
        <w:rPr>
          <w:rFonts w:eastAsia="Times New Roman" w:cs="Times New Roman"/>
          <w:szCs w:val="24"/>
          <w:lang w:eastAsia="en-ID"/>
        </w:rPr>
      </w:pPr>
      <w:r w:rsidRPr="002333D1">
        <w:rPr>
          <w:rFonts w:eastAsia="Times New Roman" w:cs="Times New Roman"/>
          <w:szCs w:val="24"/>
          <w:lang w:eastAsia="en-ID"/>
        </w:rPr>
        <w:t xml:space="preserve">a = </w:t>
      </w:r>
      <w:proofErr w:type="spellStart"/>
      <w:r w:rsidRPr="002333D1">
        <w:rPr>
          <w:rFonts w:eastAsia="Times New Roman" w:cs="Times New Roman"/>
          <w:szCs w:val="24"/>
          <w:lang w:eastAsia="en-ID"/>
        </w:rPr>
        <w:t>Konstanta</w:t>
      </w:r>
      <w:proofErr w:type="spellEnd"/>
      <w:r w:rsidRPr="002333D1">
        <w:rPr>
          <w:rFonts w:eastAsia="Times New Roman" w:cs="Times New Roman"/>
          <w:szCs w:val="24"/>
          <w:lang w:eastAsia="en-ID"/>
        </w:rPr>
        <w:t xml:space="preserve"> (</w:t>
      </w:r>
      <w:proofErr w:type="spellStart"/>
      <w:r w:rsidRPr="002333D1">
        <w:rPr>
          <w:rFonts w:eastAsia="Times New Roman" w:cs="Times New Roman"/>
          <w:szCs w:val="24"/>
          <w:lang w:eastAsia="en-ID"/>
        </w:rPr>
        <w:t>nilai</w:t>
      </w:r>
      <w:proofErr w:type="spellEnd"/>
      <w:r w:rsidRPr="002333D1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2333D1">
        <w:rPr>
          <w:rFonts w:eastAsia="Times New Roman" w:cs="Times New Roman"/>
          <w:szCs w:val="24"/>
          <w:lang w:eastAsia="en-ID"/>
        </w:rPr>
        <w:t>intersep</w:t>
      </w:r>
      <w:proofErr w:type="spellEnd"/>
      <w:r w:rsidRPr="002333D1">
        <w:rPr>
          <w:rFonts w:eastAsia="Times New Roman" w:cs="Times New Roman"/>
          <w:szCs w:val="24"/>
          <w:lang w:eastAsia="en-ID"/>
        </w:rPr>
        <w:t>/</w:t>
      </w:r>
      <w:proofErr w:type="spellStart"/>
      <w:r w:rsidRPr="002333D1">
        <w:rPr>
          <w:rFonts w:eastAsia="Times New Roman" w:cs="Times New Roman"/>
          <w:szCs w:val="24"/>
          <w:lang w:eastAsia="en-ID"/>
        </w:rPr>
        <w:t>titik</w:t>
      </w:r>
      <w:proofErr w:type="spellEnd"/>
      <w:r w:rsidRPr="002333D1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2333D1">
        <w:rPr>
          <w:rFonts w:eastAsia="Times New Roman" w:cs="Times New Roman"/>
          <w:szCs w:val="24"/>
          <w:lang w:eastAsia="en-ID"/>
        </w:rPr>
        <w:t>potong</w:t>
      </w:r>
      <w:proofErr w:type="spellEnd"/>
      <w:r w:rsidRPr="002333D1">
        <w:rPr>
          <w:rFonts w:eastAsia="Times New Roman" w:cs="Times New Roman"/>
          <w:szCs w:val="24"/>
          <w:lang w:eastAsia="en-ID"/>
        </w:rPr>
        <w:t xml:space="preserve"> pada </w:t>
      </w:r>
      <w:proofErr w:type="spellStart"/>
      <w:r w:rsidRPr="002333D1">
        <w:rPr>
          <w:rFonts w:eastAsia="Times New Roman" w:cs="Times New Roman"/>
          <w:szCs w:val="24"/>
          <w:lang w:eastAsia="en-ID"/>
        </w:rPr>
        <w:t>sumbu</w:t>
      </w:r>
      <w:proofErr w:type="spellEnd"/>
      <w:r w:rsidRPr="002333D1">
        <w:rPr>
          <w:rFonts w:eastAsia="Times New Roman" w:cs="Times New Roman"/>
          <w:szCs w:val="24"/>
          <w:lang w:eastAsia="en-ID"/>
        </w:rPr>
        <w:t xml:space="preserve"> Y </w:t>
      </w:r>
      <w:proofErr w:type="spellStart"/>
      <w:r w:rsidRPr="002333D1">
        <w:rPr>
          <w:rFonts w:eastAsia="Times New Roman" w:cs="Times New Roman"/>
          <w:szCs w:val="24"/>
          <w:lang w:eastAsia="en-ID"/>
        </w:rPr>
        <w:t>ketika</w:t>
      </w:r>
      <w:proofErr w:type="spellEnd"/>
      <w:r w:rsidRPr="002333D1">
        <w:rPr>
          <w:rFonts w:eastAsia="Times New Roman" w:cs="Times New Roman"/>
          <w:szCs w:val="24"/>
          <w:lang w:eastAsia="en-ID"/>
        </w:rPr>
        <w:t xml:space="preserve"> X=0)</w:t>
      </w:r>
    </w:p>
    <w:p w14:paraId="06CE7871" w14:textId="5C5EB6EE" w:rsidR="00D970A6" w:rsidRDefault="00D970A6" w:rsidP="00D970A6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jc w:val="left"/>
        <w:rPr>
          <w:rFonts w:eastAsia="Times New Roman" w:cs="Times New Roman"/>
          <w:szCs w:val="24"/>
          <w:lang w:eastAsia="en-ID"/>
        </w:rPr>
      </w:pPr>
      <w:r w:rsidRPr="00D970A6">
        <w:rPr>
          <w:rFonts w:eastAsia="Times New Roman" w:cs="Times New Roman"/>
          <w:szCs w:val="24"/>
          <w:lang w:eastAsia="en-ID"/>
        </w:rPr>
        <w:t xml:space="preserve">b = </w:t>
      </w:r>
      <w:proofErr w:type="spellStart"/>
      <w:r w:rsidRPr="00D970A6">
        <w:rPr>
          <w:rFonts w:eastAsia="Times New Roman" w:cs="Times New Roman"/>
          <w:szCs w:val="24"/>
          <w:lang w:eastAsia="en-ID"/>
        </w:rPr>
        <w:t>Koefisien</w:t>
      </w:r>
      <w:proofErr w:type="spellEnd"/>
      <w:r w:rsidRPr="00D970A6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D970A6">
        <w:rPr>
          <w:rFonts w:eastAsia="Times New Roman" w:cs="Times New Roman"/>
          <w:szCs w:val="24"/>
          <w:lang w:eastAsia="en-ID"/>
        </w:rPr>
        <w:t>Regresi</w:t>
      </w:r>
      <w:proofErr w:type="spellEnd"/>
      <w:r w:rsidRPr="00D970A6">
        <w:rPr>
          <w:rFonts w:eastAsia="Times New Roman" w:cs="Times New Roman"/>
          <w:szCs w:val="24"/>
          <w:lang w:eastAsia="en-ID"/>
        </w:rPr>
        <w:t xml:space="preserve"> (</w:t>
      </w:r>
      <w:proofErr w:type="spellStart"/>
      <w:r w:rsidRPr="00D970A6">
        <w:rPr>
          <w:rFonts w:eastAsia="Times New Roman" w:cs="Times New Roman"/>
          <w:szCs w:val="24"/>
          <w:lang w:eastAsia="en-ID"/>
        </w:rPr>
        <w:t>kemiringan</w:t>
      </w:r>
      <w:proofErr w:type="spellEnd"/>
      <w:r w:rsidRPr="00D970A6">
        <w:rPr>
          <w:rFonts w:eastAsia="Times New Roman" w:cs="Times New Roman"/>
          <w:szCs w:val="24"/>
          <w:lang w:eastAsia="en-ID"/>
        </w:rPr>
        <w:t xml:space="preserve">/slope garis, </w:t>
      </w:r>
      <w:proofErr w:type="spellStart"/>
      <w:r w:rsidRPr="00D970A6">
        <w:rPr>
          <w:rFonts w:eastAsia="Times New Roman" w:cs="Times New Roman"/>
          <w:szCs w:val="24"/>
          <w:lang w:eastAsia="en-ID"/>
        </w:rPr>
        <w:t>menunjukkan</w:t>
      </w:r>
      <w:proofErr w:type="spellEnd"/>
      <w:r w:rsidRPr="00D970A6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D970A6">
        <w:rPr>
          <w:rFonts w:eastAsia="Times New Roman" w:cs="Times New Roman"/>
          <w:szCs w:val="24"/>
          <w:lang w:eastAsia="en-ID"/>
        </w:rPr>
        <w:t>tingkat</w:t>
      </w:r>
      <w:proofErr w:type="spellEnd"/>
      <w:r w:rsidRPr="00D970A6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D970A6">
        <w:rPr>
          <w:rFonts w:eastAsia="Times New Roman" w:cs="Times New Roman"/>
          <w:szCs w:val="24"/>
          <w:lang w:eastAsia="en-ID"/>
        </w:rPr>
        <w:t>perubahan</w:t>
      </w:r>
      <w:proofErr w:type="spellEnd"/>
      <w:r w:rsidRPr="00D970A6">
        <w:rPr>
          <w:rFonts w:eastAsia="Times New Roman" w:cs="Times New Roman"/>
          <w:szCs w:val="24"/>
          <w:lang w:eastAsia="en-ID"/>
        </w:rPr>
        <w:t xml:space="preserve"> Y </w:t>
      </w:r>
      <w:proofErr w:type="spellStart"/>
      <w:r w:rsidRPr="00D970A6">
        <w:rPr>
          <w:rFonts w:eastAsia="Times New Roman" w:cs="Times New Roman"/>
          <w:szCs w:val="24"/>
          <w:lang w:eastAsia="en-ID"/>
        </w:rPr>
        <w:t>untuk</w:t>
      </w:r>
      <w:proofErr w:type="spellEnd"/>
      <w:r w:rsidRPr="00D970A6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D970A6">
        <w:rPr>
          <w:rFonts w:eastAsia="Times New Roman" w:cs="Times New Roman"/>
          <w:szCs w:val="24"/>
          <w:lang w:eastAsia="en-ID"/>
        </w:rPr>
        <w:t>setiap</w:t>
      </w:r>
      <w:proofErr w:type="spellEnd"/>
      <w:r w:rsidRPr="00D970A6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D970A6">
        <w:rPr>
          <w:rFonts w:eastAsia="Times New Roman" w:cs="Times New Roman"/>
          <w:szCs w:val="24"/>
          <w:lang w:eastAsia="en-ID"/>
        </w:rPr>
        <w:t>perubahan</w:t>
      </w:r>
      <w:proofErr w:type="spellEnd"/>
      <w:r w:rsidRPr="00D970A6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D970A6">
        <w:rPr>
          <w:rFonts w:eastAsia="Times New Roman" w:cs="Times New Roman"/>
          <w:szCs w:val="24"/>
          <w:lang w:eastAsia="en-ID"/>
        </w:rPr>
        <w:t>satu</w:t>
      </w:r>
      <w:proofErr w:type="spellEnd"/>
      <w:r w:rsidRPr="00D970A6">
        <w:rPr>
          <w:rFonts w:eastAsia="Times New Roman" w:cs="Times New Roman"/>
          <w:szCs w:val="24"/>
          <w:lang w:eastAsia="en-ID"/>
        </w:rPr>
        <w:t xml:space="preserve"> unit X)</w:t>
      </w:r>
    </w:p>
    <w:p w14:paraId="23DDB52C" w14:textId="5715597F" w:rsidR="00A70C5D" w:rsidRDefault="00A70C5D" w:rsidP="006C7791">
      <w:pPr>
        <w:spacing w:before="100" w:beforeAutospacing="1" w:after="100" w:afterAutospacing="1" w:line="360" w:lineRule="auto"/>
        <w:ind w:left="360"/>
        <w:jc w:val="left"/>
        <w:rPr>
          <w:rFonts w:eastAsia="Times New Roman" w:cs="Times New Roman"/>
          <w:szCs w:val="24"/>
          <w:lang w:eastAsia="en-ID"/>
        </w:rPr>
      </w:pPr>
      <w:proofErr w:type="spellStart"/>
      <w:r w:rsidRPr="00A70C5D">
        <w:rPr>
          <w:rFonts w:eastAsia="Times New Roman" w:cs="Times New Roman"/>
          <w:szCs w:val="24"/>
          <w:lang w:eastAsia="en-ID"/>
        </w:rPr>
        <w:t>Untuk</w:t>
      </w:r>
      <w:proofErr w:type="spellEnd"/>
      <w:r w:rsidRPr="00A70C5D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A70C5D">
        <w:rPr>
          <w:rFonts w:eastAsia="Times New Roman" w:cs="Times New Roman"/>
          <w:szCs w:val="24"/>
          <w:lang w:eastAsia="en-ID"/>
        </w:rPr>
        <w:t>menemukan</w:t>
      </w:r>
      <w:proofErr w:type="spellEnd"/>
      <w:r w:rsidRPr="00A70C5D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A70C5D">
        <w:rPr>
          <w:rFonts w:eastAsia="Times New Roman" w:cs="Times New Roman"/>
          <w:szCs w:val="24"/>
          <w:lang w:eastAsia="en-ID"/>
        </w:rPr>
        <w:t>nilai</w:t>
      </w:r>
      <w:proofErr w:type="spellEnd"/>
      <w:r w:rsidRPr="00A70C5D">
        <w:rPr>
          <w:rFonts w:eastAsia="Times New Roman" w:cs="Times New Roman"/>
          <w:szCs w:val="24"/>
          <w:lang w:eastAsia="en-ID"/>
        </w:rPr>
        <w:t xml:space="preserve"> </w:t>
      </w:r>
      <w:r w:rsidRPr="00230F3F">
        <w:rPr>
          <w:rFonts w:eastAsia="Times New Roman" w:cs="Times New Roman"/>
          <w:i/>
          <w:szCs w:val="24"/>
          <w:lang w:eastAsia="en-ID"/>
        </w:rPr>
        <w:t>a</w:t>
      </w:r>
      <w:r w:rsidRPr="00A70C5D">
        <w:rPr>
          <w:rFonts w:eastAsia="Times New Roman" w:cs="Times New Roman"/>
          <w:szCs w:val="24"/>
          <w:lang w:eastAsia="en-ID"/>
        </w:rPr>
        <w:t xml:space="preserve"> dan</w:t>
      </w:r>
      <w:r w:rsidRPr="00230F3F">
        <w:rPr>
          <w:rFonts w:eastAsia="Times New Roman" w:cs="Times New Roman"/>
          <w:i/>
          <w:szCs w:val="24"/>
          <w:lang w:eastAsia="en-ID"/>
        </w:rPr>
        <w:t xml:space="preserve"> b</w:t>
      </w:r>
      <w:r w:rsidRPr="00A70C5D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A70C5D">
        <w:rPr>
          <w:rFonts w:eastAsia="Times New Roman" w:cs="Times New Roman"/>
          <w:szCs w:val="24"/>
          <w:lang w:eastAsia="en-ID"/>
        </w:rPr>
        <w:t>dari</w:t>
      </w:r>
      <w:proofErr w:type="spellEnd"/>
      <w:r w:rsidRPr="00A70C5D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A70C5D">
        <w:rPr>
          <w:rFonts w:eastAsia="Times New Roman" w:cs="Times New Roman"/>
          <w:szCs w:val="24"/>
          <w:lang w:eastAsia="en-ID"/>
        </w:rPr>
        <w:t>sekumpulan</w:t>
      </w:r>
      <w:proofErr w:type="spellEnd"/>
      <w:r w:rsidRPr="00A70C5D">
        <w:rPr>
          <w:rFonts w:eastAsia="Times New Roman" w:cs="Times New Roman"/>
          <w:szCs w:val="24"/>
          <w:lang w:eastAsia="en-ID"/>
        </w:rPr>
        <w:t xml:space="preserve"> data </w:t>
      </w:r>
      <w:proofErr w:type="spellStart"/>
      <w:r w:rsidRPr="00A70C5D">
        <w:rPr>
          <w:rFonts w:eastAsia="Times New Roman" w:cs="Times New Roman"/>
          <w:szCs w:val="24"/>
          <w:lang w:eastAsia="en-ID"/>
        </w:rPr>
        <w:t>latih</w:t>
      </w:r>
      <w:proofErr w:type="spellEnd"/>
      <w:r w:rsidRPr="00A70C5D">
        <w:rPr>
          <w:rFonts w:eastAsia="Times New Roman" w:cs="Times New Roman"/>
          <w:szCs w:val="24"/>
          <w:lang w:eastAsia="en-ID"/>
        </w:rPr>
        <w:t xml:space="preserve">, </w:t>
      </w:r>
      <w:proofErr w:type="spellStart"/>
      <w:r w:rsidRPr="00A70C5D">
        <w:rPr>
          <w:rFonts w:eastAsia="Times New Roman" w:cs="Times New Roman"/>
          <w:szCs w:val="24"/>
          <w:lang w:eastAsia="en-ID"/>
        </w:rPr>
        <w:t>kita</w:t>
      </w:r>
      <w:proofErr w:type="spellEnd"/>
      <w:r w:rsidRPr="00A70C5D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A70C5D">
        <w:rPr>
          <w:rFonts w:eastAsia="Times New Roman" w:cs="Times New Roman"/>
          <w:szCs w:val="24"/>
          <w:lang w:eastAsia="en-ID"/>
        </w:rPr>
        <w:t>menggunakan</w:t>
      </w:r>
      <w:proofErr w:type="spellEnd"/>
      <w:r w:rsidRPr="00A70C5D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A70C5D">
        <w:rPr>
          <w:rFonts w:eastAsia="Times New Roman" w:cs="Times New Roman"/>
          <w:szCs w:val="24"/>
          <w:lang w:eastAsia="en-ID"/>
        </w:rPr>
        <w:t>metode</w:t>
      </w:r>
      <w:proofErr w:type="spellEnd"/>
      <w:r w:rsidRPr="00A70C5D">
        <w:rPr>
          <w:rFonts w:eastAsia="Times New Roman" w:cs="Times New Roman"/>
          <w:szCs w:val="24"/>
          <w:lang w:eastAsia="en-ID"/>
        </w:rPr>
        <w:t xml:space="preserve"> </w:t>
      </w:r>
      <w:r w:rsidRPr="00A70C5D">
        <w:rPr>
          <w:rFonts w:eastAsia="Times New Roman" w:cs="Times New Roman"/>
          <w:i/>
          <w:iCs/>
          <w:szCs w:val="24"/>
          <w:lang w:eastAsia="en-ID"/>
        </w:rPr>
        <w:t>Least Squares</w:t>
      </w:r>
      <w:r w:rsidRPr="00A70C5D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A70C5D">
        <w:rPr>
          <w:rFonts w:eastAsia="Times New Roman" w:cs="Times New Roman"/>
          <w:szCs w:val="24"/>
          <w:lang w:eastAsia="en-ID"/>
        </w:rPr>
        <w:t>dengan</w:t>
      </w:r>
      <w:proofErr w:type="spellEnd"/>
      <w:r w:rsidRPr="00A70C5D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A70C5D">
        <w:rPr>
          <w:rFonts w:eastAsia="Times New Roman" w:cs="Times New Roman"/>
          <w:szCs w:val="24"/>
          <w:lang w:eastAsia="en-ID"/>
        </w:rPr>
        <w:t>rumus</w:t>
      </w:r>
      <w:proofErr w:type="spellEnd"/>
      <w:r w:rsidRPr="00A70C5D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A70C5D">
        <w:rPr>
          <w:rFonts w:eastAsia="Times New Roman" w:cs="Times New Roman"/>
          <w:szCs w:val="24"/>
          <w:lang w:eastAsia="en-ID"/>
        </w:rPr>
        <w:t>berikut</w:t>
      </w:r>
      <w:proofErr w:type="spellEnd"/>
      <w:r w:rsidRPr="00A70C5D">
        <w:rPr>
          <w:rFonts w:eastAsia="Times New Roman" w:cs="Times New Roman"/>
          <w:szCs w:val="24"/>
          <w:lang w:eastAsia="en-ID"/>
        </w:rPr>
        <w:t>:</w:t>
      </w:r>
    </w:p>
    <w:p w14:paraId="5C7F8341" w14:textId="27C1AE67" w:rsidR="00100890" w:rsidRPr="00A70C5D" w:rsidRDefault="000517A2" w:rsidP="006C7791">
      <w:pPr>
        <w:spacing w:before="100" w:beforeAutospacing="1" w:after="100" w:afterAutospacing="1" w:line="360" w:lineRule="auto"/>
        <w:ind w:left="360"/>
        <w:jc w:val="left"/>
        <w:rPr>
          <w:rFonts w:eastAsia="Times New Roman" w:cs="Times New Roman"/>
          <w:szCs w:val="24"/>
          <w:lang w:eastAsia="en-ID"/>
        </w:rPr>
      </w:pPr>
      <m:oMathPara>
        <m:oMath>
          <m:r>
            <w:rPr>
              <w:rFonts w:ascii="Cambria Math" w:eastAsia="Times New Roman" w:hAnsi="Cambria Math" w:cs="Times New Roman"/>
              <w:szCs w:val="24"/>
              <w:lang w:eastAsia="en-ID"/>
            </w:rPr>
            <m:t>b=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4"/>
                  <w:lang w:eastAsia="en-ID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Cs w:val="24"/>
                  <w:lang w:eastAsia="en-ID"/>
                </w:rPr>
                <m:t>n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Cs w:val="24"/>
                      <w:lang w:eastAsia="en-ID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="Times New Roman" w:hAnsi="Cambria Math" w:cs="Times New Roman"/>
                          <w:i/>
                          <w:szCs w:val="24"/>
                          <w:lang w:eastAsia="en-ID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eastAsia="Times New Roman" w:hAnsi="Cambria Math" w:cs="Times New Roman"/>
                          <w:szCs w:val="24"/>
                          <w:lang w:eastAsia="en-ID"/>
                        </w:rPr>
                        <m:t>XY</m:t>
                      </m:r>
                    </m:e>
                  </m:nary>
                </m:e>
              </m:d>
              <m:r>
                <w:rPr>
                  <w:rFonts w:ascii="Cambria Math" w:eastAsia="Times New Roman" w:hAnsi="Cambria Math" w:cs="Times New Roman"/>
                  <w:szCs w:val="24"/>
                  <w:lang w:eastAsia="en-ID"/>
                </w:rPr>
                <m:t xml:space="preserve">- 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Cs w:val="24"/>
                      <w:lang w:eastAsia="en-ID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="Times New Roman" w:hAnsi="Cambria Math" w:cs="Times New Roman"/>
                          <w:i/>
                          <w:szCs w:val="24"/>
                          <w:lang w:eastAsia="en-ID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eastAsia="Times New Roman" w:hAnsi="Cambria Math" w:cs="Times New Roman"/>
                          <w:szCs w:val="24"/>
                          <w:lang w:eastAsia="en-ID"/>
                        </w:rPr>
                        <m:t>X</m:t>
                      </m:r>
                    </m:e>
                  </m:nary>
                </m:e>
              </m:d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Cs w:val="24"/>
                      <w:lang w:eastAsia="en-ID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="Times New Roman" w:hAnsi="Cambria Math" w:cs="Times New Roman"/>
                          <w:i/>
                          <w:szCs w:val="24"/>
                          <w:lang w:eastAsia="en-ID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eastAsia="Times New Roman" w:hAnsi="Cambria Math" w:cs="Times New Roman"/>
                          <w:szCs w:val="24"/>
                          <w:lang w:eastAsia="en-ID"/>
                        </w:rPr>
                        <m:t>Y</m:t>
                      </m:r>
                    </m:e>
                  </m:nary>
                </m:e>
              </m:d>
            </m:num>
            <m:den>
              <m:r>
                <w:rPr>
                  <w:rFonts w:ascii="Cambria Math" w:eastAsia="Times New Roman" w:hAnsi="Cambria Math" w:cs="Times New Roman"/>
                  <w:szCs w:val="24"/>
                  <w:lang w:eastAsia="en-ID"/>
                </w:rPr>
                <m:t>n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Cs w:val="24"/>
                      <w:lang w:eastAsia="en-ID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="Times New Roman" w:hAnsi="Cambria Math" w:cs="Times New Roman"/>
                          <w:i/>
                          <w:szCs w:val="24"/>
                          <w:lang w:eastAsia="en-ID"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Cs w:val="24"/>
                              <w:lang w:eastAsia="en-ID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Cs w:val="24"/>
                              <w:lang w:eastAsia="en-ID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Cs w:val="24"/>
                              <w:lang w:eastAsia="en-ID"/>
                            </w:rPr>
                            <m:t>2</m:t>
                          </m:r>
                        </m:sup>
                      </m:sSup>
                    </m:e>
                  </m:nary>
                </m:e>
              </m:d>
              <m:r>
                <w:rPr>
                  <w:rFonts w:ascii="Cambria Math" w:eastAsia="Times New Roman" w:hAnsi="Cambria Math" w:cs="Times New Roman"/>
                  <w:szCs w:val="24"/>
                  <w:lang w:eastAsia="en-ID"/>
                </w:rPr>
                <m:t xml:space="preserve">- 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Cs w:val="24"/>
                      <w:lang w:eastAsia="en-ID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Cs w:val="24"/>
                          <w:lang w:eastAsia="en-ID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Cs w:val="24"/>
                              <w:lang w:eastAsia="en-ID"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eastAsia="Times New Roman" w:hAnsi="Cambria Math" w:cs="Times New Roman"/>
                              <w:szCs w:val="24"/>
                              <w:lang w:eastAsia="en-ID"/>
                            </w:rPr>
                            <m:t>X</m:t>
                          </m:r>
                        </m:e>
                      </m:nary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Cs w:val="24"/>
                      <w:lang w:eastAsia="en-ID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Cs w:val="24"/>
              <w:lang w:eastAsia="en-ID"/>
            </w:rPr>
            <m:t xml:space="preserve"> </m:t>
          </m:r>
        </m:oMath>
      </m:oMathPara>
    </w:p>
    <w:p w14:paraId="26F800FD" w14:textId="0BB772EE" w:rsidR="00A70C5D" w:rsidRPr="00A70C5D" w:rsidRDefault="004436BE" w:rsidP="00A70C5D">
      <w:pPr>
        <w:spacing w:before="100" w:beforeAutospacing="1" w:after="100" w:afterAutospacing="1" w:line="360" w:lineRule="auto"/>
        <w:ind w:left="360"/>
        <w:jc w:val="left"/>
        <w:rPr>
          <w:rFonts w:eastAsia="Times New Roman" w:cs="Times New Roman"/>
          <w:szCs w:val="24"/>
          <w:lang w:eastAsia="en-ID"/>
        </w:rPr>
      </w:pPr>
      <m:oMathPara>
        <m:oMath>
          <m:r>
            <w:rPr>
              <w:rFonts w:ascii="Cambria Math" w:eastAsia="Times New Roman" w:hAnsi="Cambria Math" w:cs="Times New Roman"/>
              <w:szCs w:val="24"/>
              <w:lang w:eastAsia="en-ID"/>
            </w:rPr>
            <w:lastRenderedPageBreak/>
            <m:t xml:space="preserve">a=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4"/>
                  <w:lang w:eastAsia="en-ID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Times New Roman" w:hAnsi="Cambria Math" w:cs="Times New Roman"/>
                      <w:i/>
                      <w:szCs w:val="24"/>
                      <w:lang w:eastAsia="en-ID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="Times New Roman" w:hAnsi="Cambria Math" w:cs="Times New Roman"/>
                      <w:szCs w:val="24"/>
                      <w:lang w:eastAsia="en-ID"/>
                    </w:rPr>
                    <m:t>Y-b(</m:t>
                  </m:r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="Times New Roman" w:hAnsi="Cambria Math" w:cs="Times New Roman"/>
                          <w:i/>
                          <w:szCs w:val="24"/>
                          <w:lang w:eastAsia="en-ID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eastAsia="Times New Roman" w:hAnsi="Cambria Math" w:cs="Times New Roman"/>
                          <w:szCs w:val="24"/>
                          <w:lang w:eastAsia="en-ID"/>
                        </w:rPr>
                        <m:t>X)</m:t>
                      </m:r>
                    </m:e>
                  </m:nary>
                </m:e>
              </m:nary>
            </m:num>
            <m:den>
              <m:r>
                <w:rPr>
                  <w:rFonts w:ascii="Cambria Math" w:eastAsia="Times New Roman" w:hAnsi="Cambria Math" w:cs="Times New Roman"/>
                  <w:szCs w:val="24"/>
                  <w:lang w:eastAsia="en-ID"/>
                </w:rPr>
                <m:t>n</m:t>
              </m:r>
            </m:den>
          </m:f>
        </m:oMath>
      </m:oMathPara>
    </w:p>
    <w:p w14:paraId="32E8C9A8" w14:textId="73155F1D" w:rsidR="00671D48" w:rsidRPr="004E7F9D" w:rsidRDefault="002C435F" w:rsidP="004E7F9D">
      <w:pPr>
        <w:spacing w:before="100" w:beforeAutospacing="1" w:after="100" w:afterAutospacing="1" w:line="360" w:lineRule="auto"/>
        <w:ind w:left="360"/>
        <w:jc w:val="left"/>
        <w:rPr>
          <w:rFonts w:eastAsia="Times New Roman" w:cs="Times New Roman"/>
          <w:szCs w:val="24"/>
          <w:lang w:eastAsia="en-ID"/>
        </w:rPr>
      </w:pPr>
      <w:r w:rsidRPr="002C435F">
        <w:rPr>
          <w:rFonts w:eastAsia="Times New Roman" w:cs="Times New Roman"/>
          <w:i/>
          <w:iCs/>
          <w:szCs w:val="24"/>
          <w:lang w:eastAsia="en-ID"/>
        </w:rPr>
        <w:t>Di mana</w:t>
      </w:r>
      <w:r w:rsidRPr="002C435F">
        <w:rPr>
          <w:rFonts w:eastAsia="Times New Roman" w:cs="Times New Roman"/>
          <w:szCs w:val="24"/>
          <w:lang w:eastAsia="en-ID"/>
        </w:rPr>
        <w:t xml:space="preserve"> </w:t>
      </w:r>
      <w:r w:rsidRPr="00230F3F">
        <w:rPr>
          <w:rFonts w:eastAsia="Times New Roman" w:cs="Times New Roman"/>
          <w:i/>
          <w:iCs/>
          <w:szCs w:val="24"/>
          <w:lang w:eastAsia="en-ID"/>
        </w:rPr>
        <w:t>n</w:t>
      </w:r>
      <w:r w:rsidRPr="002C435F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2C435F">
        <w:rPr>
          <w:rFonts w:eastAsia="Times New Roman" w:cs="Times New Roman"/>
          <w:i/>
          <w:iCs/>
          <w:szCs w:val="24"/>
          <w:lang w:eastAsia="en-ID"/>
        </w:rPr>
        <w:t>adalah</w:t>
      </w:r>
      <w:proofErr w:type="spellEnd"/>
      <w:r w:rsidRPr="002C435F">
        <w:rPr>
          <w:rFonts w:eastAsia="Times New Roman" w:cs="Times New Roman"/>
          <w:i/>
          <w:iCs/>
          <w:szCs w:val="24"/>
          <w:lang w:eastAsia="en-ID"/>
        </w:rPr>
        <w:t xml:space="preserve"> </w:t>
      </w:r>
      <w:proofErr w:type="spellStart"/>
      <w:r w:rsidRPr="002C435F">
        <w:rPr>
          <w:rFonts w:eastAsia="Times New Roman" w:cs="Times New Roman"/>
          <w:i/>
          <w:iCs/>
          <w:szCs w:val="24"/>
          <w:lang w:eastAsia="en-ID"/>
        </w:rPr>
        <w:t>jumlah</w:t>
      </w:r>
      <w:proofErr w:type="spellEnd"/>
      <w:r w:rsidRPr="002C435F">
        <w:rPr>
          <w:rFonts w:eastAsia="Times New Roman" w:cs="Times New Roman"/>
          <w:i/>
          <w:iCs/>
          <w:szCs w:val="24"/>
          <w:lang w:eastAsia="en-ID"/>
        </w:rPr>
        <w:t xml:space="preserve"> </w:t>
      </w:r>
      <w:proofErr w:type="spellStart"/>
      <w:r w:rsidRPr="002C435F">
        <w:rPr>
          <w:rFonts w:eastAsia="Times New Roman" w:cs="Times New Roman"/>
          <w:i/>
          <w:iCs/>
          <w:szCs w:val="24"/>
          <w:lang w:eastAsia="en-ID"/>
        </w:rPr>
        <w:t>observasi</w:t>
      </w:r>
      <w:proofErr w:type="spellEnd"/>
      <w:r w:rsidRPr="002C435F">
        <w:rPr>
          <w:rFonts w:eastAsia="Times New Roman" w:cs="Times New Roman"/>
          <w:i/>
          <w:iCs/>
          <w:szCs w:val="24"/>
          <w:lang w:eastAsia="en-ID"/>
        </w:rPr>
        <w:t xml:space="preserve"> data.</w:t>
      </w:r>
      <w:r w:rsidR="00B6558D">
        <w:rPr>
          <w:rFonts w:eastAsia="Times New Roman" w:cs="Times New Roman"/>
          <w:i/>
          <w:iCs/>
          <w:szCs w:val="24"/>
          <w:lang w:eastAsia="en-ID"/>
        </w:rPr>
        <w:tab/>
      </w:r>
    </w:p>
    <w:p w14:paraId="41447046" w14:textId="28E498B0" w:rsidR="008A69B5" w:rsidRPr="007B0CBD" w:rsidRDefault="00042CED" w:rsidP="00573D20">
      <w:pPr>
        <w:pStyle w:val="ListParagraph"/>
        <w:numPr>
          <w:ilvl w:val="0"/>
          <w:numId w:val="7"/>
        </w:numPr>
        <w:spacing w:line="360" w:lineRule="auto"/>
        <w:ind w:hanging="578"/>
        <w:rPr>
          <w:rFonts w:eastAsia="Times New Roman" w:cs="Times New Roman"/>
          <w:b/>
          <w:sz w:val="28"/>
          <w:szCs w:val="28"/>
          <w:lang w:eastAsia="en-ID"/>
        </w:rPr>
      </w:pPr>
      <w:proofErr w:type="spellStart"/>
      <w:r w:rsidRPr="007B0CBD">
        <w:rPr>
          <w:rFonts w:eastAsia="Times New Roman" w:cs="Times New Roman"/>
          <w:b/>
          <w:sz w:val="28"/>
          <w:szCs w:val="28"/>
          <w:lang w:eastAsia="en-ID"/>
        </w:rPr>
        <w:t>Studi</w:t>
      </w:r>
      <w:proofErr w:type="spellEnd"/>
      <w:r w:rsidRPr="007B0CBD">
        <w:rPr>
          <w:rFonts w:eastAsia="Times New Roman" w:cs="Times New Roman"/>
          <w:b/>
          <w:sz w:val="28"/>
          <w:szCs w:val="28"/>
          <w:lang w:eastAsia="en-ID"/>
        </w:rPr>
        <w:t xml:space="preserve"> </w:t>
      </w:r>
      <w:proofErr w:type="spellStart"/>
      <w:r w:rsidRPr="007B0CBD">
        <w:rPr>
          <w:rFonts w:eastAsia="Times New Roman" w:cs="Times New Roman"/>
          <w:b/>
          <w:sz w:val="28"/>
          <w:szCs w:val="28"/>
          <w:lang w:eastAsia="en-ID"/>
        </w:rPr>
        <w:t>Kasus</w:t>
      </w:r>
      <w:proofErr w:type="spellEnd"/>
      <w:r w:rsidRPr="007B0CBD">
        <w:rPr>
          <w:rFonts w:eastAsia="Times New Roman" w:cs="Times New Roman"/>
          <w:b/>
          <w:sz w:val="28"/>
          <w:szCs w:val="28"/>
          <w:lang w:eastAsia="en-ID"/>
        </w:rPr>
        <w:t xml:space="preserve"> (</w:t>
      </w:r>
      <w:proofErr w:type="spellStart"/>
      <w:r w:rsidRPr="007B0CBD">
        <w:rPr>
          <w:rFonts w:eastAsia="Times New Roman" w:cs="Times New Roman"/>
          <w:b/>
          <w:sz w:val="28"/>
          <w:szCs w:val="28"/>
          <w:lang w:eastAsia="en-ID"/>
        </w:rPr>
        <w:t>Penerapan</w:t>
      </w:r>
      <w:proofErr w:type="spellEnd"/>
      <w:r w:rsidRPr="007B0CBD">
        <w:rPr>
          <w:rFonts w:eastAsia="Times New Roman" w:cs="Times New Roman"/>
          <w:b/>
          <w:sz w:val="28"/>
          <w:szCs w:val="28"/>
          <w:lang w:eastAsia="en-ID"/>
        </w:rPr>
        <w:t xml:space="preserve"> di Excel)</w:t>
      </w:r>
    </w:p>
    <w:p w14:paraId="7993FD13" w14:textId="1B2A0118" w:rsidR="008A69B5" w:rsidRPr="008350BA" w:rsidRDefault="00B6558D" w:rsidP="00AE2379">
      <w:pPr>
        <w:pStyle w:val="ListParagraph"/>
        <w:spacing w:line="360" w:lineRule="auto"/>
        <w:ind w:left="990"/>
      </w:pPr>
      <w:proofErr w:type="spellStart"/>
      <w:r w:rsidRPr="008350BA">
        <w:t>Kasus</w:t>
      </w:r>
      <w:proofErr w:type="spellEnd"/>
      <w:r w:rsidRPr="008350BA">
        <w:t xml:space="preserve">: </w:t>
      </w:r>
      <w:proofErr w:type="spellStart"/>
      <w:r w:rsidRPr="008350BA">
        <w:t>Sebuah</w:t>
      </w:r>
      <w:proofErr w:type="spellEnd"/>
      <w:r w:rsidRPr="008350BA">
        <w:t xml:space="preserve"> </w:t>
      </w:r>
      <w:proofErr w:type="spellStart"/>
      <w:r w:rsidRPr="008350BA">
        <w:t>perusahaan</w:t>
      </w:r>
      <w:proofErr w:type="spellEnd"/>
      <w:r w:rsidRPr="008350BA">
        <w:t xml:space="preserve"> </w:t>
      </w:r>
      <w:proofErr w:type="spellStart"/>
      <w:r w:rsidRPr="008350BA">
        <w:t>ingin</w:t>
      </w:r>
      <w:proofErr w:type="spellEnd"/>
      <w:r w:rsidRPr="008350BA">
        <w:t xml:space="preserve"> </w:t>
      </w:r>
      <w:proofErr w:type="spellStart"/>
      <w:r w:rsidRPr="008350BA">
        <w:t>membuat</w:t>
      </w:r>
      <w:proofErr w:type="spellEnd"/>
      <w:r w:rsidRPr="008350BA">
        <w:t xml:space="preserve"> model </w:t>
      </w:r>
      <w:proofErr w:type="spellStart"/>
      <w:r w:rsidRPr="008350BA">
        <w:t>untuk</w:t>
      </w:r>
      <w:proofErr w:type="spellEnd"/>
      <w:r w:rsidRPr="008350BA">
        <w:t xml:space="preserve"> </w:t>
      </w:r>
      <w:proofErr w:type="spellStart"/>
      <w:r w:rsidRPr="008350BA">
        <w:t>memprediksi</w:t>
      </w:r>
      <w:proofErr w:type="spellEnd"/>
      <w:r w:rsidRPr="008350BA">
        <w:t xml:space="preserve"> </w:t>
      </w:r>
      <w:proofErr w:type="spellStart"/>
      <w:r w:rsidRPr="008350BA">
        <w:t>gaji</w:t>
      </w:r>
      <w:proofErr w:type="spellEnd"/>
      <w:r w:rsidRPr="008350BA">
        <w:t xml:space="preserve"> (</w:t>
      </w:r>
      <w:r w:rsidRPr="008350BA">
        <w:rPr>
          <w:i/>
        </w:rPr>
        <w:t>Y</w:t>
      </w:r>
      <w:r w:rsidRPr="008350BA">
        <w:t xml:space="preserve">) </w:t>
      </w:r>
      <w:proofErr w:type="spellStart"/>
      <w:r w:rsidRPr="008350BA">
        <w:t>calon</w:t>
      </w:r>
      <w:proofErr w:type="spellEnd"/>
      <w:r w:rsidRPr="008350BA">
        <w:t xml:space="preserve"> </w:t>
      </w:r>
      <w:proofErr w:type="spellStart"/>
      <w:r w:rsidRPr="008350BA">
        <w:t>karyawan</w:t>
      </w:r>
      <w:proofErr w:type="spellEnd"/>
      <w:r w:rsidRPr="008350BA">
        <w:t xml:space="preserve"> </w:t>
      </w:r>
      <w:proofErr w:type="spellStart"/>
      <w:r w:rsidRPr="008350BA">
        <w:t>berdasarkan</w:t>
      </w:r>
      <w:proofErr w:type="spellEnd"/>
      <w:r w:rsidRPr="008350BA">
        <w:t xml:space="preserve"> </w:t>
      </w:r>
      <w:proofErr w:type="spellStart"/>
      <w:r w:rsidRPr="008350BA">
        <w:t>tahun</w:t>
      </w:r>
      <w:proofErr w:type="spellEnd"/>
      <w:r w:rsidRPr="008350BA">
        <w:t xml:space="preserve"> </w:t>
      </w:r>
      <w:proofErr w:type="spellStart"/>
      <w:r w:rsidRPr="008350BA">
        <w:t>pengalaman</w:t>
      </w:r>
      <w:proofErr w:type="spellEnd"/>
      <w:r w:rsidRPr="008350BA">
        <w:t xml:space="preserve"> </w:t>
      </w:r>
      <w:proofErr w:type="spellStart"/>
      <w:r w:rsidRPr="008350BA">
        <w:t>kerja</w:t>
      </w:r>
      <w:proofErr w:type="spellEnd"/>
      <w:r w:rsidRPr="008350BA">
        <w:t xml:space="preserve"> </w:t>
      </w:r>
      <w:proofErr w:type="spellStart"/>
      <w:r w:rsidRPr="008350BA">
        <w:t>mereka</w:t>
      </w:r>
      <w:proofErr w:type="spellEnd"/>
      <w:r w:rsidRPr="008350BA">
        <w:t xml:space="preserve"> (</w:t>
      </w:r>
      <w:r w:rsidRPr="008350BA">
        <w:rPr>
          <w:i/>
        </w:rPr>
        <w:t>X</w:t>
      </w:r>
      <w:r w:rsidRPr="008350BA">
        <w:t>).</w:t>
      </w:r>
    </w:p>
    <w:p w14:paraId="4CC263EF" w14:textId="77777777" w:rsidR="00573D20" w:rsidRDefault="00573D20" w:rsidP="00573D20">
      <w:pPr>
        <w:pStyle w:val="ListParagraph"/>
        <w:spacing w:line="360" w:lineRule="auto"/>
        <w:ind w:left="993"/>
        <w:rPr>
          <w:b/>
          <w:bCs/>
        </w:rPr>
      </w:pPr>
    </w:p>
    <w:p w14:paraId="1D8C3D9A" w14:textId="77777777" w:rsidR="00573D20" w:rsidRDefault="00573D20" w:rsidP="00573D20">
      <w:pPr>
        <w:pStyle w:val="ListParagraph"/>
        <w:spacing w:before="100" w:beforeAutospacing="1" w:after="100" w:afterAutospacing="1" w:line="360" w:lineRule="auto"/>
        <w:ind w:firstLine="273"/>
        <w:jc w:val="left"/>
        <w:rPr>
          <w:rFonts w:eastAsia="Times New Roman" w:cs="Times New Roman"/>
          <w:szCs w:val="24"/>
          <w:lang w:eastAsia="en-ID"/>
        </w:rPr>
      </w:pPr>
      <w:r w:rsidRPr="00573D20">
        <w:rPr>
          <w:rFonts w:eastAsia="Times New Roman" w:cs="Times New Roman"/>
          <w:szCs w:val="24"/>
          <w:lang w:eastAsia="en-ID"/>
        </w:rPr>
        <w:t xml:space="preserve">Langkah </w:t>
      </w:r>
      <w:proofErr w:type="spellStart"/>
      <w:r w:rsidRPr="00573D20">
        <w:rPr>
          <w:rFonts w:eastAsia="Times New Roman" w:cs="Times New Roman"/>
          <w:szCs w:val="24"/>
          <w:lang w:eastAsia="en-ID"/>
        </w:rPr>
        <w:t>Pengerjaan</w:t>
      </w:r>
      <w:proofErr w:type="spellEnd"/>
      <w:r w:rsidRPr="00573D20">
        <w:rPr>
          <w:rFonts w:eastAsia="Times New Roman" w:cs="Times New Roman"/>
          <w:szCs w:val="24"/>
          <w:lang w:eastAsia="en-ID"/>
        </w:rPr>
        <w:t xml:space="preserve"> di Excel:</w:t>
      </w:r>
    </w:p>
    <w:p w14:paraId="700087A3" w14:textId="77777777" w:rsidR="007F58C3" w:rsidRPr="007F58C3" w:rsidRDefault="007F58C3" w:rsidP="00CD0F23">
      <w:pPr>
        <w:pStyle w:val="ListParagraph"/>
        <w:numPr>
          <w:ilvl w:val="0"/>
          <w:numId w:val="23"/>
        </w:numPr>
        <w:spacing w:before="100" w:beforeAutospacing="1" w:after="100" w:afterAutospacing="1" w:line="360" w:lineRule="auto"/>
        <w:jc w:val="left"/>
        <w:rPr>
          <w:rFonts w:eastAsia="Times New Roman" w:cs="Times New Roman"/>
          <w:szCs w:val="24"/>
          <w:lang w:eastAsia="en-ID"/>
        </w:rPr>
      </w:pPr>
      <w:proofErr w:type="spellStart"/>
      <w:r w:rsidRPr="007F58C3">
        <w:rPr>
          <w:rFonts w:eastAsia="Times New Roman" w:cs="Times New Roman"/>
          <w:b/>
          <w:bCs/>
          <w:szCs w:val="24"/>
          <w:lang w:eastAsia="en-ID"/>
        </w:rPr>
        <w:t>Persiapan</w:t>
      </w:r>
      <w:proofErr w:type="spellEnd"/>
      <w:r w:rsidRPr="007F58C3">
        <w:rPr>
          <w:rFonts w:eastAsia="Times New Roman" w:cs="Times New Roman"/>
          <w:b/>
          <w:bCs/>
          <w:szCs w:val="24"/>
          <w:lang w:eastAsia="en-ID"/>
        </w:rPr>
        <w:t xml:space="preserve"> Data:</w:t>
      </w:r>
      <w:r w:rsidRPr="007F58C3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7F58C3">
        <w:rPr>
          <w:rFonts w:eastAsia="Times New Roman" w:cs="Times New Roman"/>
          <w:szCs w:val="24"/>
          <w:lang w:eastAsia="en-ID"/>
        </w:rPr>
        <w:t>Siapkan</w:t>
      </w:r>
      <w:proofErr w:type="spellEnd"/>
      <w:r w:rsidRPr="007F58C3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7F58C3">
        <w:rPr>
          <w:rFonts w:eastAsia="Times New Roman" w:cs="Times New Roman"/>
          <w:szCs w:val="24"/>
          <w:lang w:eastAsia="en-ID"/>
        </w:rPr>
        <w:t>dua</w:t>
      </w:r>
      <w:proofErr w:type="spellEnd"/>
      <w:r w:rsidRPr="007F58C3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7F58C3">
        <w:rPr>
          <w:rFonts w:eastAsia="Times New Roman" w:cs="Times New Roman"/>
          <w:szCs w:val="24"/>
          <w:lang w:eastAsia="en-ID"/>
        </w:rPr>
        <w:t>kolom</w:t>
      </w:r>
      <w:proofErr w:type="spellEnd"/>
      <w:r w:rsidRPr="007F58C3">
        <w:rPr>
          <w:rFonts w:eastAsia="Times New Roman" w:cs="Times New Roman"/>
          <w:szCs w:val="24"/>
          <w:lang w:eastAsia="en-ID"/>
        </w:rPr>
        <w:t xml:space="preserve"> data: "</w:t>
      </w:r>
      <w:proofErr w:type="spellStart"/>
      <w:r w:rsidRPr="007F58C3">
        <w:rPr>
          <w:rFonts w:eastAsia="Times New Roman" w:cs="Times New Roman"/>
          <w:szCs w:val="24"/>
          <w:lang w:eastAsia="en-ID"/>
        </w:rPr>
        <w:t>Tahun</w:t>
      </w:r>
      <w:proofErr w:type="spellEnd"/>
      <w:r w:rsidRPr="007F58C3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7F58C3">
        <w:rPr>
          <w:rFonts w:eastAsia="Times New Roman" w:cs="Times New Roman"/>
          <w:szCs w:val="24"/>
          <w:lang w:eastAsia="en-ID"/>
        </w:rPr>
        <w:t>Pengalaman</w:t>
      </w:r>
      <w:proofErr w:type="spellEnd"/>
      <w:r w:rsidRPr="007F58C3">
        <w:rPr>
          <w:rFonts w:eastAsia="Times New Roman" w:cs="Times New Roman"/>
          <w:szCs w:val="24"/>
          <w:lang w:eastAsia="en-ID"/>
        </w:rPr>
        <w:t>" (</w:t>
      </w:r>
      <w:proofErr w:type="spellStart"/>
      <w:r w:rsidRPr="007F58C3">
        <w:rPr>
          <w:rFonts w:eastAsia="Times New Roman" w:cs="Times New Roman"/>
          <w:szCs w:val="24"/>
          <w:lang w:eastAsia="en-ID"/>
        </w:rPr>
        <w:t>sebagai</w:t>
      </w:r>
      <w:proofErr w:type="spellEnd"/>
      <w:r w:rsidRPr="007F58C3">
        <w:rPr>
          <w:rFonts w:eastAsia="Times New Roman" w:cs="Times New Roman"/>
          <w:szCs w:val="24"/>
          <w:lang w:eastAsia="en-ID"/>
        </w:rPr>
        <w:t xml:space="preserve"> X) dan "</w:t>
      </w:r>
      <w:proofErr w:type="spellStart"/>
      <w:r w:rsidRPr="007F58C3">
        <w:rPr>
          <w:rFonts w:eastAsia="Times New Roman" w:cs="Times New Roman"/>
          <w:szCs w:val="24"/>
          <w:lang w:eastAsia="en-ID"/>
        </w:rPr>
        <w:t>Gaji</w:t>
      </w:r>
      <w:proofErr w:type="spellEnd"/>
      <w:r w:rsidRPr="007F58C3">
        <w:rPr>
          <w:rFonts w:eastAsia="Times New Roman" w:cs="Times New Roman"/>
          <w:szCs w:val="24"/>
          <w:lang w:eastAsia="en-ID"/>
        </w:rPr>
        <w:t>" (</w:t>
      </w:r>
      <w:proofErr w:type="spellStart"/>
      <w:r w:rsidRPr="007F58C3">
        <w:rPr>
          <w:rFonts w:eastAsia="Times New Roman" w:cs="Times New Roman"/>
          <w:szCs w:val="24"/>
          <w:lang w:eastAsia="en-ID"/>
        </w:rPr>
        <w:t>sebagai</w:t>
      </w:r>
      <w:proofErr w:type="spellEnd"/>
      <w:r w:rsidRPr="007F58C3">
        <w:rPr>
          <w:rFonts w:eastAsia="Times New Roman" w:cs="Times New Roman"/>
          <w:szCs w:val="24"/>
          <w:lang w:eastAsia="en-ID"/>
        </w:rPr>
        <w:t xml:space="preserve"> Y).</w:t>
      </w:r>
    </w:p>
    <w:p w14:paraId="143BD25A" w14:textId="77777777" w:rsidR="003C4F60" w:rsidRPr="003C4F60" w:rsidRDefault="003C4F60" w:rsidP="00CD0F23">
      <w:pPr>
        <w:pStyle w:val="ListParagraph"/>
        <w:numPr>
          <w:ilvl w:val="0"/>
          <w:numId w:val="23"/>
        </w:numPr>
        <w:spacing w:before="100" w:beforeAutospacing="1" w:after="100" w:afterAutospacing="1" w:line="360" w:lineRule="auto"/>
        <w:jc w:val="left"/>
        <w:rPr>
          <w:rFonts w:eastAsia="Times New Roman" w:cs="Times New Roman"/>
          <w:szCs w:val="24"/>
          <w:lang w:eastAsia="en-ID"/>
        </w:rPr>
      </w:pPr>
      <w:proofErr w:type="spellStart"/>
      <w:r w:rsidRPr="003C4F60">
        <w:rPr>
          <w:rFonts w:eastAsia="Times New Roman" w:cs="Times New Roman"/>
          <w:b/>
          <w:bCs/>
          <w:szCs w:val="24"/>
          <w:lang w:eastAsia="en-ID"/>
        </w:rPr>
        <w:t>Pembuatan</w:t>
      </w:r>
      <w:proofErr w:type="spellEnd"/>
      <w:r w:rsidRPr="003C4F60">
        <w:rPr>
          <w:rFonts w:eastAsia="Times New Roman" w:cs="Times New Roman"/>
          <w:b/>
          <w:bCs/>
          <w:szCs w:val="24"/>
          <w:lang w:eastAsia="en-ID"/>
        </w:rPr>
        <w:t xml:space="preserve"> Scatter Plot:</w:t>
      </w:r>
      <w:r w:rsidRPr="003C4F6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3C4F60">
        <w:rPr>
          <w:rFonts w:eastAsia="Times New Roman" w:cs="Times New Roman"/>
          <w:szCs w:val="24"/>
          <w:lang w:eastAsia="en-ID"/>
        </w:rPr>
        <w:t>Pilih</w:t>
      </w:r>
      <w:proofErr w:type="spellEnd"/>
      <w:r w:rsidRPr="003C4F6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3C4F60">
        <w:rPr>
          <w:rFonts w:eastAsia="Times New Roman" w:cs="Times New Roman"/>
          <w:szCs w:val="24"/>
          <w:lang w:eastAsia="en-ID"/>
        </w:rPr>
        <w:t>kedua</w:t>
      </w:r>
      <w:proofErr w:type="spellEnd"/>
      <w:r w:rsidRPr="003C4F6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3C4F60">
        <w:rPr>
          <w:rFonts w:eastAsia="Times New Roman" w:cs="Times New Roman"/>
          <w:szCs w:val="24"/>
          <w:lang w:eastAsia="en-ID"/>
        </w:rPr>
        <w:t>kolom</w:t>
      </w:r>
      <w:proofErr w:type="spellEnd"/>
      <w:r w:rsidRPr="003C4F60">
        <w:rPr>
          <w:rFonts w:eastAsia="Times New Roman" w:cs="Times New Roman"/>
          <w:szCs w:val="24"/>
          <w:lang w:eastAsia="en-ID"/>
        </w:rPr>
        <w:t xml:space="preserve"> data, </w:t>
      </w:r>
      <w:proofErr w:type="spellStart"/>
      <w:r w:rsidRPr="003C4F60">
        <w:rPr>
          <w:rFonts w:eastAsia="Times New Roman" w:cs="Times New Roman"/>
          <w:szCs w:val="24"/>
          <w:lang w:eastAsia="en-ID"/>
        </w:rPr>
        <w:t>masuk</w:t>
      </w:r>
      <w:proofErr w:type="spellEnd"/>
      <w:r w:rsidRPr="003C4F6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3C4F60">
        <w:rPr>
          <w:rFonts w:eastAsia="Times New Roman" w:cs="Times New Roman"/>
          <w:szCs w:val="24"/>
          <w:lang w:eastAsia="en-ID"/>
        </w:rPr>
        <w:t>ke</w:t>
      </w:r>
      <w:proofErr w:type="spellEnd"/>
      <w:r w:rsidRPr="003C4F60">
        <w:rPr>
          <w:rFonts w:eastAsia="Times New Roman" w:cs="Times New Roman"/>
          <w:szCs w:val="24"/>
          <w:lang w:eastAsia="en-ID"/>
        </w:rPr>
        <w:t xml:space="preserve"> menu </w:t>
      </w:r>
      <w:r w:rsidRPr="00CD0F23">
        <w:rPr>
          <w:rFonts w:eastAsia="Times New Roman" w:cs="Times New Roman"/>
          <w:szCs w:val="24"/>
          <w:lang w:eastAsia="en-ID"/>
        </w:rPr>
        <w:t>Insert</w:t>
      </w:r>
      <w:r w:rsidRPr="003C4F60">
        <w:rPr>
          <w:rFonts w:eastAsia="Times New Roman" w:cs="Times New Roman"/>
          <w:szCs w:val="24"/>
          <w:lang w:eastAsia="en-ID"/>
        </w:rPr>
        <w:t xml:space="preserve"> &gt; </w:t>
      </w:r>
      <w:r w:rsidRPr="00CD0F23">
        <w:rPr>
          <w:rFonts w:eastAsia="Times New Roman" w:cs="Times New Roman"/>
          <w:szCs w:val="24"/>
          <w:lang w:eastAsia="en-ID"/>
        </w:rPr>
        <w:t>Scatter Plot</w:t>
      </w:r>
      <w:r w:rsidRPr="003C4F6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3C4F60">
        <w:rPr>
          <w:rFonts w:eastAsia="Times New Roman" w:cs="Times New Roman"/>
          <w:szCs w:val="24"/>
          <w:lang w:eastAsia="en-ID"/>
        </w:rPr>
        <w:t>untuk</w:t>
      </w:r>
      <w:proofErr w:type="spellEnd"/>
      <w:r w:rsidRPr="003C4F6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3C4F60">
        <w:rPr>
          <w:rFonts w:eastAsia="Times New Roman" w:cs="Times New Roman"/>
          <w:szCs w:val="24"/>
          <w:lang w:eastAsia="en-ID"/>
        </w:rPr>
        <w:t>memvisualisasikan</w:t>
      </w:r>
      <w:proofErr w:type="spellEnd"/>
      <w:r w:rsidRPr="003C4F6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3C4F60">
        <w:rPr>
          <w:rFonts w:eastAsia="Times New Roman" w:cs="Times New Roman"/>
          <w:szCs w:val="24"/>
          <w:lang w:eastAsia="en-ID"/>
        </w:rPr>
        <w:t>hubungan</w:t>
      </w:r>
      <w:proofErr w:type="spellEnd"/>
      <w:r w:rsidRPr="003C4F6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3C4F60">
        <w:rPr>
          <w:rFonts w:eastAsia="Times New Roman" w:cs="Times New Roman"/>
          <w:szCs w:val="24"/>
          <w:lang w:eastAsia="en-ID"/>
        </w:rPr>
        <w:t>antara</w:t>
      </w:r>
      <w:proofErr w:type="spellEnd"/>
      <w:r w:rsidRPr="003C4F60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3C4F60">
        <w:rPr>
          <w:rFonts w:eastAsia="Times New Roman" w:cs="Times New Roman"/>
          <w:szCs w:val="24"/>
          <w:lang w:eastAsia="en-ID"/>
        </w:rPr>
        <w:t>pengalaman</w:t>
      </w:r>
      <w:proofErr w:type="spellEnd"/>
      <w:r w:rsidRPr="003C4F60">
        <w:rPr>
          <w:rFonts w:eastAsia="Times New Roman" w:cs="Times New Roman"/>
          <w:szCs w:val="24"/>
          <w:lang w:eastAsia="en-ID"/>
        </w:rPr>
        <w:t xml:space="preserve"> dan </w:t>
      </w:r>
      <w:proofErr w:type="spellStart"/>
      <w:r w:rsidRPr="003C4F60">
        <w:rPr>
          <w:rFonts w:eastAsia="Times New Roman" w:cs="Times New Roman"/>
          <w:szCs w:val="24"/>
          <w:lang w:eastAsia="en-ID"/>
        </w:rPr>
        <w:t>gaji</w:t>
      </w:r>
      <w:proofErr w:type="spellEnd"/>
      <w:r w:rsidRPr="003C4F60">
        <w:rPr>
          <w:rFonts w:eastAsia="Times New Roman" w:cs="Times New Roman"/>
          <w:szCs w:val="24"/>
          <w:lang w:eastAsia="en-ID"/>
        </w:rPr>
        <w:t>.</w:t>
      </w:r>
    </w:p>
    <w:p w14:paraId="66B344E4" w14:textId="77777777" w:rsidR="0045279B" w:rsidRPr="0045279B" w:rsidRDefault="0045279B" w:rsidP="00CD0F23">
      <w:pPr>
        <w:pStyle w:val="ListParagraph"/>
        <w:numPr>
          <w:ilvl w:val="0"/>
          <w:numId w:val="23"/>
        </w:numPr>
        <w:spacing w:before="100" w:beforeAutospacing="1" w:after="100" w:afterAutospacing="1" w:line="360" w:lineRule="auto"/>
        <w:jc w:val="left"/>
        <w:rPr>
          <w:rFonts w:eastAsia="Times New Roman" w:cs="Times New Roman"/>
          <w:szCs w:val="24"/>
          <w:lang w:eastAsia="en-ID"/>
        </w:rPr>
      </w:pPr>
      <w:proofErr w:type="spellStart"/>
      <w:r w:rsidRPr="0045279B">
        <w:rPr>
          <w:rFonts w:eastAsia="Times New Roman" w:cs="Times New Roman"/>
          <w:b/>
          <w:bCs/>
          <w:szCs w:val="24"/>
          <w:lang w:eastAsia="en-ID"/>
        </w:rPr>
        <w:t>Menambahkan</w:t>
      </w:r>
      <w:proofErr w:type="spellEnd"/>
      <w:r w:rsidRPr="0045279B">
        <w:rPr>
          <w:rFonts w:eastAsia="Times New Roman" w:cs="Times New Roman"/>
          <w:b/>
          <w:bCs/>
          <w:szCs w:val="24"/>
          <w:lang w:eastAsia="en-ID"/>
        </w:rPr>
        <w:t xml:space="preserve"> Trendline (Garis </w:t>
      </w:r>
      <w:proofErr w:type="spellStart"/>
      <w:r w:rsidRPr="0045279B">
        <w:rPr>
          <w:rFonts w:eastAsia="Times New Roman" w:cs="Times New Roman"/>
          <w:b/>
          <w:bCs/>
          <w:szCs w:val="24"/>
          <w:lang w:eastAsia="en-ID"/>
        </w:rPr>
        <w:t>Regresi</w:t>
      </w:r>
      <w:proofErr w:type="spellEnd"/>
      <w:r w:rsidRPr="0045279B">
        <w:rPr>
          <w:rFonts w:eastAsia="Times New Roman" w:cs="Times New Roman"/>
          <w:b/>
          <w:bCs/>
          <w:szCs w:val="24"/>
          <w:lang w:eastAsia="en-ID"/>
        </w:rPr>
        <w:t>):</w:t>
      </w:r>
      <w:r w:rsidRPr="0045279B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45279B">
        <w:rPr>
          <w:rFonts w:eastAsia="Times New Roman" w:cs="Times New Roman"/>
          <w:szCs w:val="24"/>
          <w:lang w:eastAsia="en-ID"/>
        </w:rPr>
        <w:t>Klik</w:t>
      </w:r>
      <w:proofErr w:type="spellEnd"/>
      <w:r w:rsidRPr="0045279B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45279B">
        <w:rPr>
          <w:rFonts w:eastAsia="Times New Roman" w:cs="Times New Roman"/>
          <w:szCs w:val="24"/>
          <w:lang w:eastAsia="en-ID"/>
        </w:rPr>
        <w:t>kanan</w:t>
      </w:r>
      <w:proofErr w:type="spellEnd"/>
      <w:r w:rsidRPr="0045279B">
        <w:rPr>
          <w:rFonts w:eastAsia="Times New Roman" w:cs="Times New Roman"/>
          <w:szCs w:val="24"/>
          <w:lang w:eastAsia="en-ID"/>
        </w:rPr>
        <w:t xml:space="preserve"> pada </w:t>
      </w:r>
      <w:proofErr w:type="spellStart"/>
      <w:r w:rsidRPr="0045279B">
        <w:rPr>
          <w:rFonts w:eastAsia="Times New Roman" w:cs="Times New Roman"/>
          <w:szCs w:val="24"/>
          <w:lang w:eastAsia="en-ID"/>
        </w:rPr>
        <w:t>titik</w:t>
      </w:r>
      <w:proofErr w:type="spellEnd"/>
      <w:r w:rsidRPr="0045279B">
        <w:rPr>
          <w:rFonts w:eastAsia="Times New Roman" w:cs="Times New Roman"/>
          <w:szCs w:val="24"/>
          <w:lang w:eastAsia="en-ID"/>
        </w:rPr>
        <w:t xml:space="preserve"> data di </w:t>
      </w:r>
      <w:proofErr w:type="spellStart"/>
      <w:r w:rsidRPr="0045279B">
        <w:rPr>
          <w:rFonts w:eastAsia="Times New Roman" w:cs="Times New Roman"/>
          <w:szCs w:val="24"/>
          <w:lang w:eastAsia="en-ID"/>
        </w:rPr>
        <w:t>grafik</w:t>
      </w:r>
      <w:proofErr w:type="spellEnd"/>
      <w:r w:rsidRPr="0045279B">
        <w:rPr>
          <w:rFonts w:eastAsia="Times New Roman" w:cs="Times New Roman"/>
          <w:szCs w:val="24"/>
          <w:lang w:eastAsia="en-ID"/>
        </w:rPr>
        <w:t xml:space="preserve">, </w:t>
      </w:r>
      <w:proofErr w:type="spellStart"/>
      <w:r w:rsidRPr="0045279B">
        <w:rPr>
          <w:rFonts w:eastAsia="Times New Roman" w:cs="Times New Roman"/>
          <w:szCs w:val="24"/>
          <w:lang w:eastAsia="en-ID"/>
        </w:rPr>
        <w:t>pilih</w:t>
      </w:r>
      <w:proofErr w:type="spellEnd"/>
      <w:r w:rsidRPr="0045279B">
        <w:rPr>
          <w:rFonts w:eastAsia="Times New Roman" w:cs="Times New Roman"/>
          <w:szCs w:val="24"/>
          <w:lang w:eastAsia="en-ID"/>
        </w:rPr>
        <w:t xml:space="preserve"> </w:t>
      </w:r>
      <w:r w:rsidRPr="00CD0F23">
        <w:rPr>
          <w:rFonts w:eastAsia="Times New Roman" w:cs="Times New Roman"/>
          <w:szCs w:val="24"/>
          <w:lang w:eastAsia="en-ID"/>
        </w:rPr>
        <w:t>Add Trendline</w:t>
      </w:r>
    </w:p>
    <w:p w14:paraId="65E20B23" w14:textId="49FB8A71" w:rsidR="00DA6987" w:rsidRPr="00DA6987" w:rsidRDefault="00DA6987" w:rsidP="00CD0F23">
      <w:pPr>
        <w:pStyle w:val="ListParagraph"/>
        <w:numPr>
          <w:ilvl w:val="0"/>
          <w:numId w:val="23"/>
        </w:numPr>
        <w:spacing w:before="100" w:beforeAutospacing="1" w:after="100" w:afterAutospacing="1" w:line="360" w:lineRule="auto"/>
        <w:jc w:val="left"/>
        <w:rPr>
          <w:rFonts w:eastAsia="Times New Roman" w:cs="Times New Roman"/>
          <w:szCs w:val="24"/>
          <w:lang w:eastAsia="en-ID"/>
        </w:rPr>
      </w:pPr>
      <w:proofErr w:type="spellStart"/>
      <w:r w:rsidRPr="00DA6987">
        <w:rPr>
          <w:rFonts w:eastAsia="Times New Roman" w:cs="Times New Roman"/>
          <w:b/>
          <w:bCs/>
          <w:szCs w:val="24"/>
          <w:lang w:eastAsia="en-ID"/>
        </w:rPr>
        <w:t>Menampilkan</w:t>
      </w:r>
      <w:proofErr w:type="spellEnd"/>
      <w:r w:rsidRPr="00DA6987">
        <w:rPr>
          <w:rFonts w:eastAsia="Times New Roman" w:cs="Times New Roman"/>
          <w:b/>
          <w:bCs/>
          <w:szCs w:val="24"/>
          <w:lang w:eastAsia="en-ID"/>
        </w:rPr>
        <w:t xml:space="preserve"> </w:t>
      </w:r>
      <w:proofErr w:type="spellStart"/>
      <w:r w:rsidRPr="00DA6987">
        <w:rPr>
          <w:rFonts w:eastAsia="Times New Roman" w:cs="Times New Roman"/>
          <w:b/>
          <w:bCs/>
          <w:szCs w:val="24"/>
          <w:lang w:eastAsia="en-ID"/>
        </w:rPr>
        <w:t>Persamaan</w:t>
      </w:r>
      <w:proofErr w:type="spellEnd"/>
      <w:r w:rsidRPr="00DA6987">
        <w:rPr>
          <w:rFonts w:eastAsia="Times New Roman" w:cs="Times New Roman"/>
          <w:b/>
          <w:bCs/>
          <w:szCs w:val="24"/>
          <w:lang w:eastAsia="en-ID"/>
        </w:rPr>
        <w:t>:</w:t>
      </w:r>
      <w:r w:rsidRPr="00DA6987">
        <w:rPr>
          <w:rFonts w:eastAsia="Times New Roman" w:cs="Times New Roman"/>
          <w:szCs w:val="24"/>
          <w:lang w:eastAsia="en-ID"/>
        </w:rPr>
        <w:t xml:space="preserve"> Pada menu format trendline, </w:t>
      </w:r>
      <w:proofErr w:type="spellStart"/>
      <w:r w:rsidRPr="00DA6987">
        <w:rPr>
          <w:rFonts w:eastAsia="Times New Roman" w:cs="Times New Roman"/>
          <w:szCs w:val="24"/>
          <w:lang w:eastAsia="en-ID"/>
        </w:rPr>
        <w:t>centang</w:t>
      </w:r>
      <w:proofErr w:type="spellEnd"/>
      <w:r w:rsidRPr="00DA6987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DA6987">
        <w:rPr>
          <w:rFonts w:eastAsia="Times New Roman" w:cs="Times New Roman"/>
          <w:szCs w:val="24"/>
          <w:lang w:eastAsia="en-ID"/>
        </w:rPr>
        <w:t>opsi</w:t>
      </w:r>
      <w:proofErr w:type="spellEnd"/>
      <w:r w:rsidRPr="00DA6987">
        <w:rPr>
          <w:rFonts w:eastAsia="Times New Roman" w:cs="Times New Roman"/>
          <w:szCs w:val="24"/>
          <w:lang w:eastAsia="en-ID"/>
        </w:rPr>
        <w:t xml:space="preserve"> </w:t>
      </w:r>
      <w:r w:rsidRPr="00CD0F23">
        <w:rPr>
          <w:rFonts w:eastAsia="Times New Roman" w:cs="Times New Roman"/>
          <w:szCs w:val="24"/>
          <w:lang w:eastAsia="en-ID"/>
        </w:rPr>
        <w:t>Display Equation on chart</w:t>
      </w:r>
      <w:r w:rsidRPr="00DA6987">
        <w:rPr>
          <w:rFonts w:eastAsia="Times New Roman" w:cs="Times New Roman"/>
          <w:szCs w:val="24"/>
          <w:lang w:eastAsia="en-ID"/>
        </w:rPr>
        <w:t xml:space="preserve">. Excel </w:t>
      </w:r>
      <w:proofErr w:type="spellStart"/>
      <w:r w:rsidRPr="00DA6987">
        <w:rPr>
          <w:rFonts w:eastAsia="Times New Roman" w:cs="Times New Roman"/>
          <w:szCs w:val="24"/>
          <w:lang w:eastAsia="en-ID"/>
        </w:rPr>
        <w:t>akan</w:t>
      </w:r>
      <w:proofErr w:type="spellEnd"/>
      <w:r w:rsidRPr="00DA6987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DA6987">
        <w:rPr>
          <w:rFonts w:eastAsia="Times New Roman" w:cs="Times New Roman"/>
          <w:szCs w:val="24"/>
          <w:lang w:eastAsia="en-ID"/>
        </w:rPr>
        <w:t>secara</w:t>
      </w:r>
      <w:proofErr w:type="spellEnd"/>
      <w:r w:rsidRPr="00DA6987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DA6987">
        <w:rPr>
          <w:rFonts w:eastAsia="Times New Roman" w:cs="Times New Roman"/>
          <w:szCs w:val="24"/>
          <w:lang w:eastAsia="en-ID"/>
        </w:rPr>
        <w:t>otomatis</w:t>
      </w:r>
      <w:proofErr w:type="spellEnd"/>
      <w:r w:rsidRPr="00DA6987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DA6987">
        <w:rPr>
          <w:rFonts w:eastAsia="Times New Roman" w:cs="Times New Roman"/>
          <w:szCs w:val="24"/>
          <w:lang w:eastAsia="en-ID"/>
        </w:rPr>
        <w:t>menghitung</w:t>
      </w:r>
      <w:proofErr w:type="spellEnd"/>
      <w:r w:rsidRPr="00DA6987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DA6987">
        <w:rPr>
          <w:rFonts w:eastAsia="Times New Roman" w:cs="Times New Roman"/>
          <w:szCs w:val="24"/>
          <w:lang w:eastAsia="en-ID"/>
        </w:rPr>
        <w:t>nilai</w:t>
      </w:r>
      <w:proofErr w:type="spellEnd"/>
      <w:r w:rsidRPr="00DA6987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DA6987">
        <w:rPr>
          <w:rFonts w:eastAsia="Times New Roman" w:cs="Times New Roman"/>
          <w:szCs w:val="24"/>
          <w:lang w:eastAsia="en-ID"/>
        </w:rPr>
        <w:t>konstanta</w:t>
      </w:r>
      <w:proofErr w:type="spellEnd"/>
      <w:r w:rsidRPr="00DA6987">
        <w:rPr>
          <w:rFonts w:eastAsia="Times New Roman" w:cs="Times New Roman"/>
          <w:szCs w:val="24"/>
          <w:lang w:eastAsia="en-ID"/>
        </w:rPr>
        <w:t xml:space="preserve"> </w:t>
      </w:r>
      <w:r w:rsidRPr="00CD0F23">
        <w:rPr>
          <w:rFonts w:eastAsia="Times New Roman" w:cs="Times New Roman"/>
          <w:szCs w:val="24"/>
          <w:lang w:eastAsia="en-ID"/>
        </w:rPr>
        <w:t>(</w:t>
      </w:r>
      <w:r w:rsidRPr="00CD0F23">
        <w:rPr>
          <w:rFonts w:eastAsia="Times New Roman" w:cs="Times New Roman"/>
          <w:i/>
          <w:szCs w:val="24"/>
          <w:lang w:eastAsia="en-ID"/>
        </w:rPr>
        <w:t>a</w:t>
      </w:r>
      <w:r w:rsidRPr="00CD0F23">
        <w:rPr>
          <w:rFonts w:eastAsia="Times New Roman" w:cs="Times New Roman"/>
          <w:szCs w:val="24"/>
          <w:lang w:eastAsia="en-ID"/>
        </w:rPr>
        <w:t>)</w:t>
      </w:r>
      <w:r w:rsidRPr="00DA6987">
        <w:rPr>
          <w:rFonts w:eastAsia="Times New Roman" w:cs="Times New Roman"/>
          <w:szCs w:val="24"/>
          <w:lang w:eastAsia="en-ID"/>
        </w:rPr>
        <w:t xml:space="preserve"> dan </w:t>
      </w:r>
      <w:proofErr w:type="spellStart"/>
      <w:r w:rsidRPr="00DA6987">
        <w:rPr>
          <w:rFonts w:eastAsia="Times New Roman" w:cs="Times New Roman"/>
          <w:szCs w:val="24"/>
          <w:lang w:eastAsia="en-ID"/>
        </w:rPr>
        <w:t>koefisien</w:t>
      </w:r>
      <w:proofErr w:type="spellEnd"/>
      <w:r w:rsidRPr="00DA6987">
        <w:rPr>
          <w:rFonts w:eastAsia="Times New Roman" w:cs="Times New Roman"/>
          <w:szCs w:val="24"/>
          <w:lang w:eastAsia="en-ID"/>
        </w:rPr>
        <w:t xml:space="preserve"> </w:t>
      </w:r>
      <w:r w:rsidRPr="00CD0F23">
        <w:rPr>
          <w:rFonts w:eastAsia="Times New Roman" w:cs="Times New Roman"/>
          <w:szCs w:val="24"/>
          <w:lang w:eastAsia="en-ID"/>
        </w:rPr>
        <w:t>(</w:t>
      </w:r>
      <w:r w:rsidRPr="00CD0F23">
        <w:rPr>
          <w:rFonts w:eastAsia="Times New Roman" w:cs="Times New Roman"/>
          <w:i/>
          <w:szCs w:val="24"/>
          <w:lang w:eastAsia="en-ID"/>
        </w:rPr>
        <w:t>b</w:t>
      </w:r>
      <w:r w:rsidRPr="00CD0F23">
        <w:rPr>
          <w:rFonts w:eastAsia="Times New Roman" w:cs="Times New Roman"/>
          <w:szCs w:val="24"/>
          <w:lang w:eastAsia="en-ID"/>
        </w:rPr>
        <w:t>)</w:t>
      </w:r>
      <w:r w:rsidRPr="00DA6987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DA6987">
        <w:rPr>
          <w:rFonts w:eastAsia="Times New Roman" w:cs="Times New Roman"/>
          <w:szCs w:val="24"/>
          <w:lang w:eastAsia="en-ID"/>
        </w:rPr>
        <w:t>menggunakan</w:t>
      </w:r>
      <w:proofErr w:type="spellEnd"/>
      <w:r w:rsidRPr="00DA6987">
        <w:rPr>
          <w:rFonts w:eastAsia="Times New Roman" w:cs="Times New Roman"/>
          <w:szCs w:val="24"/>
          <w:lang w:eastAsia="en-ID"/>
        </w:rPr>
        <w:t xml:space="preserve"> formula di </w:t>
      </w:r>
      <w:proofErr w:type="spellStart"/>
      <w:r w:rsidRPr="00DA6987">
        <w:rPr>
          <w:rFonts w:eastAsia="Times New Roman" w:cs="Times New Roman"/>
          <w:szCs w:val="24"/>
          <w:lang w:eastAsia="en-ID"/>
        </w:rPr>
        <w:t>atas</w:t>
      </w:r>
      <w:proofErr w:type="spellEnd"/>
      <w:r w:rsidRPr="00DA6987">
        <w:rPr>
          <w:rFonts w:eastAsia="Times New Roman" w:cs="Times New Roman"/>
          <w:szCs w:val="24"/>
          <w:lang w:eastAsia="en-ID"/>
        </w:rPr>
        <w:t xml:space="preserve"> dan </w:t>
      </w:r>
      <w:proofErr w:type="spellStart"/>
      <w:r w:rsidRPr="00DA6987">
        <w:rPr>
          <w:rFonts w:eastAsia="Times New Roman" w:cs="Times New Roman"/>
          <w:szCs w:val="24"/>
          <w:lang w:eastAsia="en-ID"/>
        </w:rPr>
        <w:t>menampilkannya</w:t>
      </w:r>
      <w:proofErr w:type="spellEnd"/>
      <w:r w:rsidRPr="00DA6987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DA6987">
        <w:rPr>
          <w:rFonts w:eastAsia="Times New Roman" w:cs="Times New Roman"/>
          <w:szCs w:val="24"/>
          <w:lang w:eastAsia="en-ID"/>
        </w:rPr>
        <w:t>dalam</w:t>
      </w:r>
      <w:proofErr w:type="spellEnd"/>
      <w:r w:rsidRPr="00DA6987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DA6987">
        <w:rPr>
          <w:rFonts w:eastAsia="Times New Roman" w:cs="Times New Roman"/>
          <w:szCs w:val="24"/>
          <w:lang w:eastAsia="en-ID"/>
        </w:rPr>
        <w:t>bentuk</w:t>
      </w:r>
      <w:proofErr w:type="spellEnd"/>
      <w:r w:rsidRPr="00DA6987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DA6987">
        <w:rPr>
          <w:rFonts w:eastAsia="Times New Roman" w:cs="Times New Roman"/>
          <w:szCs w:val="24"/>
          <w:lang w:eastAsia="en-ID"/>
        </w:rPr>
        <w:t>persamaan</w:t>
      </w:r>
      <w:proofErr w:type="spellEnd"/>
      <w:r w:rsidRPr="00DA6987">
        <w:rPr>
          <w:rFonts w:eastAsia="Times New Roman" w:cs="Times New Roman"/>
          <w:szCs w:val="24"/>
          <w:lang w:eastAsia="en-ID"/>
        </w:rPr>
        <w:t xml:space="preserve"> </w:t>
      </w:r>
      <w:r w:rsidRPr="00CD0F23">
        <w:rPr>
          <w:rFonts w:eastAsia="Times New Roman" w:cs="Times New Roman"/>
          <w:i/>
          <w:szCs w:val="24"/>
          <w:lang w:eastAsia="en-ID"/>
        </w:rPr>
        <w:t xml:space="preserve">Y = a + </w:t>
      </w:r>
      <w:proofErr w:type="spellStart"/>
      <w:r w:rsidRPr="00CD0F23">
        <w:rPr>
          <w:rFonts w:eastAsia="Times New Roman" w:cs="Times New Roman"/>
          <w:i/>
          <w:szCs w:val="24"/>
          <w:lang w:eastAsia="en-ID"/>
        </w:rPr>
        <w:t>bX</w:t>
      </w:r>
      <w:r w:rsidRPr="00CD0F23">
        <w:rPr>
          <w:rFonts w:eastAsia="Times New Roman" w:cs="Times New Roman"/>
          <w:szCs w:val="24"/>
          <w:lang w:eastAsia="en-ID"/>
        </w:rPr>
        <w:t>.</w:t>
      </w:r>
      <w:proofErr w:type="spellEnd"/>
    </w:p>
    <w:p w14:paraId="52984DB8" w14:textId="50FDF6FB" w:rsidR="008A69B5" w:rsidRDefault="00CD0F23" w:rsidP="00AC7044">
      <w:pPr>
        <w:pStyle w:val="ListParagraph"/>
        <w:numPr>
          <w:ilvl w:val="0"/>
          <w:numId w:val="23"/>
        </w:numPr>
        <w:spacing w:before="100" w:beforeAutospacing="1" w:after="100" w:afterAutospacing="1" w:line="360" w:lineRule="auto"/>
        <w:jc w:val="left"/>
        <w:rPr>
          <w:rFonts w:eastAsia="Times New Roman" w:cs="Times New Roman"/>
          <w:szCs w:val="24"/>
          <w:lang w:eastAsia="en-ID"/>
        </w:rPr>
      </w:pPr>
      <w:proofErr w:type="spellStart"/>
      <w:r w:rsidRPr="00CD0F23">
        <w:rPr>
          <w:rFonts w:eastAsia="Times New Roman" w:cs="Times New Roman"/>
          <w:b/>
          <w:bCs/>
          <w:szCs w:val="24"/>
          <w:lang w:eastAsia="en-ID"/>
        </w:rPr>
        <w:t>Melakukan</w:t>
      </w:r>
      <w:proofErr w:type="spellEnd"/>
      <w:r w:rsidRPr="00CD0F23">
        <w:rPr>
          <w:rFonts w:eastAsia="Times New Roman" w:cs="Times New Roman"/>
          <w:b/>
          <w:bCs/>
          <w:szCs w:val="24"/>
          <w:lang w:eastAsia="en-ID"/>
        </w:rPr>
        <w:t xml:space="preserve"> </w:t>
      </w:r>
      <w:proofErr w:type="spellStart"/>
      <w:r w:rsidRPr="00CD0F23">
        <w:rPr>
          <w:rFonts w:eastAsia="Times New Roman" w:cs="Times New Roman"/>
          <w:b/>
          <w:bCs/>
          <w:szCs w:val="24"/>
          <w:lang w:eastAsia="en-ID"/>
        </w:rPr>
        <w:t>Estimasi</w:t>
      </w:r>
      <w:proofErr w:type="spellEnd"/>
      <w:r w:rsidRPr="00CD0F23">
        <w:rPr>
          <w:rFonts w:eastAsia="Times New Roman" w:cs="Times New Roman"/>
          <w:b/>
          <w:bCs/>
          <w:szCs w:val="24"/>
          <w:lang w:eastAsia="en-ID"/>
        </w:rPr>
        <w:t>:</w:t>
      </w:r>
      <w:r w:rsidRPr="00CD0F23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CD0F23">
        <w:rPr>
          <w:rFonts w:eastAsia="Times New Roman" w:cs="Times New Roman"/>
          <w:szCs w:val="24"/>
          <w:lang w:eastAsia="en-ID"/>
        </w:rPr>
        <w:t>Gunakan</w:t>
      </w:r>
      <w:proofErr w:type="spellEnd"/>
      <w:r w:rsidRPr="00CD0F23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CD0F23">
        <w:rPr>
          <w:rFonts w:eastAsia="Times New Roman" w:cs="Times New Roman"/>
          <w:szCs w:val="24"/>
          <w:lang w:eastAsia="en-ID"/>
        </w:rPr>
        <w:t>persamaan</w:t>
      </w:r>
      <w:proofErr w:type="spellEnd"/>
      <w:r w:rsidRPr="00CD0F23">
        <w:rPr>
          <w:rFonts w:eastAsia="Times New Roman" w:cs="Times New Roman"/>
          <w:szCs w:val="24"/>
          <w:lang w:eastAsia="en-ID"/>
        </w:rPr>
        <w:t xml:space="preserve"> yang </w:t>
      </w:r>
      <w:proofErr w:type="spellStart"/>
      <w:r w:rsidRPr="00CD0F23">
        <w:rPr>
          <w:rFonts w:eastAsia="Times New Roman" w:cs="Times New Roman"/>
          <w:szCs w:val="24"/>
          <w:lang w:eastAsia="en-ID"/>
        </w:rPr>
        <w:t>didapat</w:t>
      </w:r>
      <w:proofErr w:type="spellEnd"/>
      <w:r w:rsidRPr="00CD0F23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CD0F23">
        <w:rPr>
          <w:rFonts w:eastAsia="Times New Roman" w:cs="Times New Roman"/>
          <w:szCs w:val="24"/>
          <w:lang w:eastAsia="en-ID"/>
        </w:rPr>
        <w:t>untuk</w:t>
      </w:r>
      <w:proofErr w:type="spellEnd"/>
      <w:r w:rsidRPr="00CD0F23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CD0F23">
        <w:rPr>
          <w:rFonts w:eastAsia="Times New Roman" w:cs="Times New Roman"/>
          <w:szCs w:val="24"/>
          <w:lang w:eastAsia="en-ID"/>
        </w:rPr>
        <w:t>memprediksi</w:t>
      </w:r>
      <w:proofErr w:type="spellEnd"/>
      <w:r w:rsidRPr="00CD0F23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CD0F23">
        <w:rPr>
          <w:rFonts w:eastAsia="Times New Roman" w:cs="Times New Roman"/>
          <w:szCs w:val="24"/>
          <w:lang w:eastAsia="en-ID"/>
        </w:rPr>
        <w:t>gaji</w:t>
      </w:r>
      <w:proofErr w:type="spellEnd"/>
      <w:r w:rsidRPr="00CD0F23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CD0F23">
        <w:rPr>
          <w:rFonts w:eastAsia="Times New Roman" w:cs="Times New Roman"/>
          <w:szCs w:val="24"/>
          <w:lang w:eastAsia="en-ID"/>
        </w:rPr>
        <w:t>baru</w:t>
      </w:r>
      <w:proofErr w:type="spellEnd"/>
      <w:r w:rsidRPr="00CD0F23">
        <w:rPr>
          <w:rFonts w:eastAsia="Times New Roman" w:cs="Times New Roman"/>
          <w:szCs w:val="24"/>
          <w:lang w:eastAsia="en-ID"/>
        </w:rPr>
        <w:t xml:space="preserve">. </w:t>
      </w:r>
      <w:proofErr w:type="spellStart"/>
      <w:r w:rsidRPr="00CD0F23">
        <w:rPr>
          <w:rFonts w:eastAsia="Times New Roman" w:cs="Times New Roman"/>
          <w:szCs w:val="24"/>
          <w:lang w:eastAsia="en-ID"/>
        </w:rPr>
        <w:t>Misalnya</w:t>
      </w:r>
      <w:proofErr w:type="spellEnd"/>
      <w:r w:rsidRPr="00CD0F23">
        <w:rPr>
          <w:rFonts w:eastAsia="Times New Roman" w:cs="Times New Roman"/>
          <w:szCs w:val="24"/>
          <w:lang w:eastAsia="en-ID"/>
        </w:rPr>
        <w:t xml:space="preserve">, </w:t>
      </w:r>
      <w:proofErr w:type="spellStart"/>
      <w:r w:rsidRPr="00CD0F23">
        <w:rPr>
          <w:rFonts w:eastAsia="Times New Roman" w:cs="Times New Roman"/>
          <w:szCs w:val="24"/>
          <w:lang w:eastAsia="en-ID"/>
        </w:rPr>
        <w:t>jika</w:t>
      </w:r>
      <w:proofErr w:type="spellEnd"/>
      <w:r w:rsidRPr="00CD0F23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CD0F23">
        <w:rPr>
          <w:rFonts w:eastAsia="Times New Roman" w:cs="Times New Roman"/>
          <w:szCs w:val="24"/>
          <w:lang w:eastAsia="en-ID"/>
        </w:rPr>
        <w:t>persamaan</w:t>
      </w:r>
      <w:proofErr w:type="spellEnd"/>
      <w:r w:rsidRPr="00CD0F23">
        <w:rPr>
          <w:rFonts w:eastAsia="Times New Roman" w:cs="Times New Roman"/>
          <w:szCs w:val="24"/>
          <w:lang w:eastAsia="en-ID"/>
        </w:rPr>
        <w:t xml:space="preserve"> yang </w:t>
      </w:r>
      <w:proofErr w:type="spellStart"/>
      <w:r w:rsidRPr="00CD0F23">
        <w:rPr>
          <w:rFonts w:eastAsia="Times New Roman" w:cs="Times New Roman"/>
          <w:szCs w:val="24"/>
          <w:lang w:eastAsia="en-ID"/>
        </w:rPr>
        <w:t>didapat</w:t>
      </w:r>
      <w:proofErr w:type="spellEnd"/>
      <w:r w:rsidRPr="00CD0F23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CD0F23">
        <w:rPr>
          <w:rFonts w:eastAsia="Times New Roman" w:cs="Times New Roman"/>
          <w:szCs w:val="24"/>
          <w:lang w:eastAsia="en-ID"/>
        </w:rPr>
        <w:t>adalah</w:t>
      </w:r>
      <w:proofErr w:type="spellEnd"/>
      <w:r w:rsidRPr="00CD0F23">
        <w:rPr>
          <w:rFonts w:eastAsia="Times New Roman" w:cs="Times New Roman"/>
          <w:szCs w:val="24"/>
          <w:lang w:eastAsia="en-ID"/>
        </w:rPr>
        <w:t xml:space="preserve"> </w:t>
      </w:r>
      <w:r w:rsidRPr="00CD0F23">
        <w:rPr>
          <w:rFonts w:eastAsia="Times New Roman" w:cs="Times New Roman"/>
          <w:i/>
          <w:iCs/>
          <w:szCs w:val="24"/>
          <w:lang w:eastAsia="en-ID"/>
        </w:rPr>
        <w:t>Y</w:t>
      </w:r>
      <w:r w:rsidRPr="00CD0F23">
        <w:rPr>
          <w:rFonts w:eastAsia="Times New Roman" w:cs="Times New Roman"/>
          <w:szCs w:val="24"/>
          <w:lang w:eastAsia="en-ID"/>
        </w:rPr>
        <w:t xml:space="preserve"> = 5000000 + 1000000</w:t>
      </w:r>
      <w:r w:rsidRPr="00CD0F23">
        <w:rPr>
          <w:rFonts w:eastAsia="Times New Roman" w:cs="Times New Roman"/>
          <w:i/>
          <w:iCs/>
          <w:szCs w:val="24"/>
          <w:lang w:eastAsia="en-ID"/>
        </w:rPr>
        <w:t>X</w:t>
      </w:r>
      <w:r w:rsidRPr="00CD0F23">
        <w:rPr>
          <w:rFonts w:eastAsia="Times New Roman" w:cs="Times New Roman"/>
          <w:szCs w:val="24"/>
          <w:lang w:eastAsia="en-ID"/>
        </w:rPr>
        <w:t xml:space="preserve">, </w:t>
      </w:r>
      <w:proofErr w:type="spellStart"/>
      <w:r w:rsidRPr="00CD0F23">
        <w:rPr>
          <w:rFonts w:eastAsia="Times New Roman" w:cs="Times New Roman"/>
          <w:szCs w:val="24"/>
          <w:lang w:eastAsia="en-ID"/>
        </w:rPr>
        <w:t>maka</w:t>
      </w:r>
      <w:proofErr w:type="spellEnd"/>
      <w:r w:rsidRPr="00CD0F23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CD0F23">
        <w:rPr>
          <w:rFonts w:eastAsia="Times New Roman" w:cs="Times New Roman"/>
          <w:szCs w:val="24"/>
          <w:lang w:eastAsia="en-ID"/>
        </w:rPr>
        <w:t>prediksi</w:t>
      </w:r>
      <w:proofErr w:type="spellEnd"/>
      <w:r w:rsidRPr="00CD0F23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CD0F23">
        <w:rPr>
          <w:rFonts w:eastAsia="Times New Roman" w:cs="Times New Roman"/>
          <w:szCs w:val="24"/>
          <w:lang w:eastAsia="en-ID"/>
        </w:rPr>
        <w:t>gaji</w:t>
      </w:r>
      <w:proofErr w:type="spellEnd"/>
      <w:r w:rsidRPr="00CD0F23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CD0F23">
        <w:rPr>
          <w:rFonts w:eastAsia="Times New Roman" w:cs="Times New Roman"/>
          <w:szCs w:val="24"/>
          <w:lang w:eastAsia="en-ID"/>
        </w:rPr>
        <w:t>untuk</w:t>
      </w:r>
      <w:proofErr w:type="spellEnd"/>
      <w:r w:rsidRPr="00CD0F23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CD0F23">
        <w:rPr>
          <w:rFonts w:eastAsia="Times New Roman" w:cs="Times New Roman"/>
          <w:szCs w:val="24"/>
          <w:lang w:eastAsia="en-ID"/>
        </w:rPr>
        <w:t>pengalaman</w:t>
      </w:r>
      <w:proofErr w:type="spellEnd"/>
      <w:r w:rsidRPr="00CD0F23">
        <w:rPr>
          <w:rFonts w:eastAsia="Times New Roman" w:cs="Times New Roman"/>
          <w:szCs w:val="24"/>
          <w:lang w:eastAsia="en-ID"/>
        </w:rPr>
        <w:t xml:space="preserve"> 3 </w:t>
      </w:r>
      <w:proofErr w:type="spellStart"/>
      <w:r w:rsidRPr="00CD0F23">
        <w:rPr>
          <w:rFonts w:eastAsia="Times New Roman" w:cs="Times New Roman"/>
          <w:szCs w:val="24"/>
          <w:lang w:eastAsia="en-ID"/>
        </w:rPr>
        <w:t>tahun</w:t>
      </w:r>
      <w:proofErr w:type="spellEnd"/>
      <w:r w:rsidRPr="00CD0F23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Pr="00CD0F23">
        <w:rPr>
          <w:rFonts w:eastAsia="Times New Roman" w:cs="Times New Roman"/>
          <w:szCs w:val="24"/>
          <w:lang w:eastAsia="en-ID"/>
        </w:rPr>
        <w:t>adalah</w:t>
      </w:r>
      <w:proofErr w:type="spellEnd"/>
      <w:r w:rsidRPr="00CD0F23">
        <w:rPr>
          <w:rFonts w:eastAsia="Times New Roman" w:cs="Times New Roman"/>
          <w:szCs w:val="24"/>
          <w:lang w:eastAsia="en-ID"/>
        </w:rPr>
        <w:t xml:space="preserve">: </w:t>
      </w:r>
      <w:r w:rsidRPr="00CD0F23">
        <w:rPr>
          <w:rFonts w:eastAsia="Times New Roman" w:cs="Times New Roman"/>
          <w:i/>
          <w:iCs/>
          <w:szCs w:val="24"/>
          <w:lang w:eastAsia="en-ID"/>
        </w:rPr>
        <w:t>Y</w:t>
      </w:r>
      <w:r w:rsidRPr="00CD0F23">
        <w:rPr>
          <w:rFonts w:eastAsia="Times New Roman" w:cs="Times New Roman"/>
          <w:szCs w:val="24"/>
          <w:lang w:eastAsia="en-ID"/>
        </w:rPr>
        <w:t xml:space="preserve"> = 5000000 + 1000000(3) = 8.000.000.</w:t>
      </w:r>
    </w:p>
    <w:p w14:paraId="1D3BB462" w14:textId="77777777" w:rsidR="007B0CBD" w:rsidRPr="007B0CBD" w:rsidRDefault="007B0CBD" w:rsidP="007B0CBD">
      <w:pPr>
        <w:pStyle w:val="ListParagraph"/>
        <w:spacing w:before="100" w:beforeAutospacing="1" w:after="100" w:afterAutospacing="1" w:line="360" w:lineRule="auto"/>
        <w:ind w:left="1353"/>
        <w:jc w:val="left"/>
        <w:rPr>
          <w:rFonts w:eastAsia="Times New Roman" w:cs="Times New Roman"/>
          <w:szCs w:val="24"/>
          <w:lang w:eastAsia="en-ID"/>
        </w:rPr>
      </w:pPr>
    </w:p>
    <w:p w14:paraId="1B69F9F4" w14:textId="24FFABC7" w:rsidR="007B0CBD" w:rsidRPr="007B0CBD" w:rsidRDefault="007B0CBD" w:rsidP="00504D9B">
      <w:pPr>
        <w:pStyle w:val="ListParagraph"/>
        <w:numPr>
          <w:ilvl w:val="0"/>
          <w:numId w:val="7"/>
        </w:numPr>
        <w:spacing w:line="360" w:lineRule="auto"/>
        <w:ind w:hanging="578"/>
        <w:rPr>
          <w:rFonts w:cs="Times New Roman"/>
          <w:b/>
          <w:bCs/>
          <w:szCs w:val="28"/>
        </w:rPr>
      </w:pPr>
      <w:proofErr w:type="spellStart"/>
      <w:r w:rsidRPr="007B0CBD">
        <w:rPr>
          <w:rFonts w:cs="Times New Roman"/>
          <w:b/>
          <w:bCs/>
          <w:sz w:val="28"/>
          <w:szCs w:val="28"/>
        </w:rPr>
        <w:t>Implementasi</w:t>
      </w:r>
      <w:proofErr w:type="spellEnd"/>
      <w:r w:rsidRPr="007B0CBD">
        <w:rPr>
          <w:rFonts w:cs="Times New Roman"/>
          <w:b/>
          <w:bCs/>
          <w:sz w:val="28"/>
          <w:szCs w:val="28"/>
        </w:rPr>
        <w:t xml:space="preserve"> Program (Python)</w:t>
      </w:r>
    </w:p>
    <w:p w14:paraId="629441D5" w14:textId="77777777" w:rsidR="003451F1" w:rsidRPr="003451F1" w:rsidRDefault="003451F1" w:rsidP="003451F1">
      <w:pPr>
        <w:pStyle w:val="ListParagraph"/>
        <w:spacing w:line="360" w:lineRule="auto"/>
        <w:ind w:firstLine="720"/>
        <w:rPr>
          <w:rFonts w:cs="Times New Roman"/>
          <w:szCs w:val="28"/>
        </w:rPr>
      </w:pPr>
      <w:proofErr w:type="spellStart"/>
      <w:r w:rsidRPr="003451F1">
        <w:rPr>
          <w:rFonts w:cs="Times New Roman"/>
          <w:szCs w:val="28"/>
        </w:rPr>
        <w:t>Selain</w:t>
      </w:r>
      <w:proofErr w:type="spellEnd"/>
      <w:r w:rsidRPr="003451F1">
        <w:rPr>
          <w:rFonts w:cs="Times New Roman"/>
          <w:szCs w:val="28"/>
        </w:rPr>
        <w:t xml:space="preserve"> </w:t>
      </w:r>
      <w:proofErr w:type="spellStart"/>
      <w:r w:rsidRPr="003451F1">
        <w:rPr>
          <w:rFonts w:cs="Times New Roman"/>
          <w:szCs w:val="28"/>
        </w:rPr>
        <w:t>menggunakan</w:t>
      </w:r>
      <w:proofErr w:type="spellEnd"/>
      <w:r w:rsidRPr="003451F1">
        <w:rPr>
          <w:rFonts w:cs="Times New Roman"/>
          <w:szCs w:val="28"/>
        </w:rPr>
        <w:t xml:space="preserve"> Excel </w:t>
      </w:r>
      <w:proofErr w:type="spellStart"/>
      <w:r w:rsidRPr="003451F1">
        <w:rPr>
          <w:rFonts w:cs="Times New Roman"/>
          <w:szCs w:val="28"/>
        </w:rPr>
        <w:t>untuk</w:t>
      </w:r>
      <w:proofErr w:type="spellEnd"/>
      <w:r w:rsidRPr="003451F1">
        <w:rPr>
          <w:rFonts w:cs="Times New Roman"/>
          <w:szCs w:val="28"/>
        </w:rPr>
        <w:t xml:space="preserve"> data </w:t>
      </w:r>
      <w:proofErr w:type="spellStart"/>
      <w:r w:rsidRPr="003451F1">
        <w:rPr>
          <w:rFonts w:cs="Times New Roman"/>
          <w:szCs w:val="28"/>
        </w:rPr>
        <w:t>berskala</w:t>
      </w:r>
      <w:proofErr w:type="spellEnd"/>
      <w:r w:rsidRPr="003451F1">
        <w:rPr>
          <w:rFonts w:cs="Times New Roman"/>
          <w:szCs w:val="28"/>
        </w:rPr>
        <w:t xml:space="preserve"> </w:t>
      </w:r>
      <w:proofErr w:type="spellStart"/>
      <w:r w:rsidRPr="003451F1">
        <w:rPr>
          <w:rFonts w:cs="Times New Roman"/>
          <w:szCs w:val="28"/>
        </w:rPr>
        <w:t>kecil</w:t>
      </w:r>
      <w:proofErr w:type="spellEnd"/>
      <w:r w:rsidRPr="003451F1">
        <w:rPr>
          <w:rFonts w:cs="Times New Roman"/>
          <w:szCs w:val="28"/>
        </w:rPr>
        <w:t xml:space="preserve">, model </w:t>
      </w:r>
      <w:proofErr w:type="spellStart"/>
      <w:r w:rsidRPr="003451F1">
        <w:rPr>
          <w:rFonts w:cs="Times New Roman"/>
          <w:szCs w:val="28"/>
        </w:rPr>
        <w:t>estimasi</w:t>
      </w:r>
      <w:proofErr w:type="spellEnd"/>
      <w:r w:rsidRPr="003451F1">
        <w:rPr>
          <w:rFonts w:cs="Times New Roman"/>
          <w:szCs w:val="28"/>
        </w:rPr>
        <w:t xml:space="preserve"> di </w:t>
      </w:r>
      <w:proofErr w:type="spellStart"/>
      <w:r w:rsidRPr="003451F1">
        <w:rPr>
          <w:rFonts w:cs="Times New Roman"/>
          <w:szCs w:val="28"/>
        </w:rPr>
        <w:t>ranah</w:t>
      </w:r>
      <w:proofErr w:type="spellEnd"/>
      <w:r w:rsidRPr="003451F1">
        <w:rPr>
          <w:rFonts w:cs="Times New Roman"/>
          <w:szCs w:val="28"/>
        </w:rPr>
        <w:t xml:space="preserve"> </w:t>
      </w:r>
      <w:proofErr w:type="spellStart"/>
      <w:r w:rsidRPr="003451F1">
        <w:rPr>
          <w:rFonts w:cs="Times New Roman"/>
          <w:szCs w:val="28"/>
        </w:rPr>
        <w:t>profesional</w:t>
      </w:r>
      <w:proofErr w:type="spellEnd"/>
      <w:r w:rsidRPr="003451F1">
        <w:rPr>
          <w:rFonts w:cs="Times New Roman"/>
          <w:szCs w:val="28"/>
        </w:rPr>
        <w:t xml:space="preserve"> </w:t>
      </w:r>
      <w:proofErr w:type="spellStart"/>
      <w:r w:rsidRPr="003451F1">
        <w:rPr>
          <w:rFonts w:cs="Times New Roman"/>
          <w:szCs w:val="28"/>
        </w:rPr>
        <w:t>diimplementasikan</w:t>
      </w:r>
      <w:proofErr w:type="spellEnd"/>
      <w:r w:rsidRPr="003451F1">
        <w:rPr>
          <w:rFonts w:cs="Times New Roman"/>
          <w:szCs w:val="28"/>
        </w:rPr>
        <w:t xml:space="preserve"> </w:t>
      </w:r>
      <w:proofErr w:type="spellStart"/>
      <w:r w:rsidRPr="003451F1">
        <w:rPr>
          <w:rFonts w:cs="Times New Roman"/>
          <w:szCs w:val="28"/>
        </w:rPr>
        <w:t>menggunakan</w:t>
      </w:r>
      <w:proofErr w:type="spellEnd"/>
      <w:r w:rsidRPr="003451F1">
        <w:rPr>
          <w:rFonts w:cs="Times New Roman"/>
          <w:szCs w:val="28"/>
        </w:rPr>
        <w:t xml:space="preserve"> </w:t>
      </w:r>
      <w:proofErr w:type="spellStart"/>
      <w:r w:rsidRPr="003451F1">
        <w:rPr>
          <w:rFonts w:cs="Times New Roman"/>
          <w:szCs w:val="28"/>
        </w:rPr>
        <w:t>bahasa</w:t>
      </w:r>
      <w:proofErr w:type="spellEnd"/>
      <w:r w:rsidRPr="003451F1">
        <w:rPr>
          <w:rFonts w:cs="Times New Roman"/>
          <w:szCs w:val="28"/>
        </w:rPr>
        <w:t xml:space="preserve"> </w:t>
      </w:r>
      <w:proofErr w:type="spellStart"/>
      <w:r w:rsidRPr="003451F1">
        <w:rPr>
          <w:rFonts w:cs="Times New Roman"/>
          <w:szCs w:val="28"/>
        </w:rPr>
        <w:t>pemrograman</w:t>
      </w:r>
      <w:proofErr w:type="spellEnd"/>
      <w:r w:rsidRPr="003451F1">
        <w:rPr>
          <w:rFonts w:cs="Times New Roman"/>
          <w:szCs w:val="28"/>
        </w:rPr>
        <w:t xml:space="preserve"> </w:t>
      </w:r>
      <w:proofErr w:type="spellStart"/>
      <w:r w:rsidRPr="003451F1">
        <w:rPr>
          <w:rFonts w:cs="Times New Roman"/>
          <w:szCs w:val="28"/>
        </w:rPr>
        <w:t>seperti</w:t>
      </w:r>
      <w:proofErr w:type="spellEnd"/>
      <w:r w:rsidRPr="003451F1">
        <w:rPr>
          <w:rFonts w:cs="Times New Roman"/>
          <w:szCs w:val="28"/>
        </w:rPr>
        <w:t xml:space="preserve"> Python, </w:t>
      </w:r>
      <w:proofErr w:type="spellStart"/>
      <w:r w:rsidRPr="003451F1">
        <w:rPr>
          <w:rFonts w:cs="Times New Roman"/>
          <w:szCs w:val="28"/>
        </w:rPr>
        <w:t>karena</w:t>
      </w:r>
      <w:proofErr w:type="spellEnd"/>
      <w:r w:rsidRPr="003451F1">
        <w:rPr>
          <w:rFonts w:cs="Times New Roman"/>
          <w:szCs w:val="28"/>
        </w:rPr>
        <w:t xml:space="preserve"> </w:t>
      </w:r>
      <w:proofErr w:type="spellStart"/>
      <w:r w:rsidRPr="003451F1">
        <w:rPr>
          <w:rFonts w:cs="Times New Roman"/>
          <w:szCs w:val="28"/>
        </w:rPr>
        <w:t>mampu</w:t>
      </w:r>
      <w:proofErr w:type="spellEnd"/>
      <w:r w:rsidRPr="003451F1">
        <w:rPr>
          <w:rFonts w:cs="Times New Roman"/>
          <w:szCs w:val="28"/>
        </w:rPr>
        <w:t xml:space="preserve"> </w:t>
      </w:r>
      <w:proofErr w:type="spellStart"/>
      <w:r w:rsidRPr="003451F1">
        <w:rPr>
          <w:rFonts w:cs="Times New Roman"/>
          <w:szCs w:val="28"/>
        </w:rPr>
        <w:t>menangani</w:t>
      </w:r>
      <w:proofErr w:type="spellEnd"/>
      <w:r w:rsidRPr="003451F1">
        <w:rPr>
          <w:rFonts w:cs="Times New Roman"/>
          <w:szCs w:val="28"/>
        </w:rPr>
        <w:t xml:space="preserve"> data </w:t>
      </w:r>
      <w:proofErr w:type="spellStart"/>
      <w:r w:rsidRPr="003451F1">
        <w:rPr>
          <w:rFonts w:cs="Times New Roman"/>
          <w:szCs w:val="28"/>
        </w:rPr>
        <w:t>dalam</w:t>
      </w:r>
      <w:proofErr w:type="spellEnd"/>
      <w:r w:rsidRPr="003451F1">
        <w:rPr>
          <w:rFonts w:cs="Times New Roman"/>
          <w:szCs w:val="28"/>
        </w:rPr>
        <w:t xml:space="preserve"> </w:t>
      </w:r>
      <w:proofErr w:type="spellStart"/>
      <w:r w:rsidRPr="003451F1">
        <w:rPr>
          <w:rFonts w:cs="Times New Roman"/>
          <w:szCs w:val="28"/>
        </w:rPr>
        <w:t>jumlah</w:t>
      </w:r>
      <w:proofErr w:type="spellEnd"/>
      <w:r w:rsidRPr="003451F1">
        <w:rPr>
          <w:rFonts w:cs="Times New Roman"/>
          <w:szCs w:val="28"/>
        </w:rPr>
        <w:t xml:space="preserve"> </w:t>
      </w:r>
      <w:proofErr w:type="spellStart"/>
      <w:r w:rsidRPr="003451F1">
        <w:rPr>
          <w:rFonts w:cs="Times New Roman"/>
          <w:szCs w:val="28"/>
        </w:rPr>
        <w:t>besar</w:t>
      </w:r>
      <w:proofErr w:type="spellEnd"/>
      <w:r w:rsidRPr="003451F1">
        <w:rPr>
          <w:rFonts w:cs="Times New Roman"/>
          <w:szCs w:val="28"/>
        </w:rPr>
        <w:t xml:space="preserve"> </w:t>
      </w:r>
      <w:proofErr w:type="spellStart"/>
      <w:r w:rsidRPr="003451F1">
        <w:rPr>
          <w:rFonts w:cs="Times New Roman"/>
          <w:szCs w:val="28"/>
        </w:rPr>
        <w:t>dengan</w:t>
      </w:r>
      <w:proofErr w:type="spellEnd"/>
      <w:r w:rsidRPr="003451F1">
        <w:rPr>
          <w:rFonts w:cs="Times New Roman"/>
          <w:szCs w:val="28"/>
        </w:rPr>
        <w:t xml:space="preserve"> sangat </w:t>
      </w:r>
      <w:proofErr w:type="spellStart"/>
      <w:r w:rsidRPr="003451F1">
        <w:rPr>
          <w:rFonts w:cs="Times New Roman"/>
          <w:szCs w:val="28"/>
        </w:rPr>
        <w:t>cepat</w:t>
      </w:r>
      <w:proofErr w:type="spellEnd"/>
      <w:r w:rsidRPr="003451F1">
        <w:rPr>
          <w:rFonts w:cs="Times New Roman"/>
          <w:szCs w:val="28"/>
        </w:rPr>
        <w:t xml:space="preserve">. </w:t>
      </w:r>
      <w:proofErr w:type="spellStart"/>
      <w:r w:rsidRPr="003451F1">
        <w:rPr>
          <w:rFonts w:cs="Times New Roman"/>
          <w:szCs w:val="28"/>
        </w:rPr>
        <w:t>Berikut</w:t>
      </w:r>
      <w:proofErr w:type="spellEnd"/>
      <w:r w:rsidRPr="003451F1">
        <w:rPr>
          <w:rFonts w:cs="Times New Roman"/>
          <w:szCs w:val="28"/>
        </w:rPr>
        <w:t xml:space="preserve"> </w:t>
      </w:r>
      <w:proofErr w:type="spellStart"/>
      <w:r w:rsidRPr="003451F1">
        <w:rPr>
          <w:rFonts w:cs="Times New Roman"/>
          <w:szCs w:val="28"/>
        </w:rPr>
        <w:t>adalah</w:t>
      </w:r>
      <w:proofErr w:type="spellEnd"/>
      <w:r w:rsidRPr="003451F1">
        <w:rPr>
          <w:rFonts w:cs="Times New Roman"/>
          <w:szCs w:val="28"/>
        </w:rPr>
        <w:t xml:space="preserve"> </w:t>
      </w:r>
      <w:proofErr w:type="spellStart"/>
      <w:r w:rsidRPr="003451F1">
        <w:rPr>
          <w:rFonts w:cs="Times New Roman"/>
          <w:szCs w:val="28"/>
        </w:rPr>
        <w:t>implementasi</w:t>
      </w:r>
      <w:proofErr w:type="spellEnd"/>
      <w:r w:rsidRPr="003451F1">
        <w:rPr>
          <w:rFonts w:cs="Times New Roman"/>
          <w:szCs w:val="28"/>
        </w:rPr>
        <w:t xml:space="preserve"> </w:t>
      </w:r>
      <w:proofErr w:type="spellStart"/>
      <w:r w:rsidRPr="003451F1">
        <w:rPr>
          <w:rFonts w:cs="Times New Roman"/>
          <w:szCs w:val="28"/>
        </w:rPr>
        <w:t>kode</w:t>
      </w:r>
      <w:proofErr w:type="spellEnd"/>
      <w:r w:rsidRPr="003451F1">
        <w:rPr>
          <w:rFonts w:cs="Times New Roman"/>
          <w:szCs w:val="28"/>
        </w:rPr>
        <w:t xml:space="preserve"> Python </w:t>
      </w:r>
      <w:proofErr w:type="spellStart"/>
      <w:r w:rsidRPr="003451F1">
        <w:rPr>
          <w:rFonts w:cs="Times New Roman"/>
          <w:szCs w:val="28"/>
        </w:rPr>
        <w:t>menggunakan</w:t>
      </w:r>
      <w:proofErr w:type="spellEnd"/>
      <w:r w:rsidRPr="003451F1">
        <w:rPr>
          <w:rFonts w:cs="Times New Roman"/>
          <w:szCs w:val="28"/>
        </w:rPr>
        <w:t xml:space="preserve"> </w:t>
      </w:r>
      <w:proofErr w:type="spellStart"/>
      <w:r w:rsidRPr="003451F1">
        <w:rPr>
          <w:rFonts w:cs="Times New Roman"/>
          <w:szCs w:val="28"/>
        </w:rPr>
        <w:t>pustaka</w:t>
      </w:r>
      <w:proofErr w:type="spellEnd"/>
      <w:r w:rsidRPr="003451F1">
        <w:rPr>
          <w:rFonts w:cs="Times New Roman"/>
          <w:szCs w:val="28"/>
        </w:rPr>
        <w:t xml:space="preserve"> (</w:t>
      </w:r>
      <w:r w:rsidRPr="003451F1">
        <w:rPr>
          <w:rFonts w:cs="Times New Roman"/>
          <w:i/>
          <w:iCs/>
          <w:szCs w:val="28"/>
        </w:rPr>
        <w:t>library</w:t>
      </w:r>
      <w:r w:rsidRPr="003451F1">
        <w:rPr>
          <w:rFonts w:cs="Times New Roman"/>
          <w:szCs w:val="28"/>
        </w:rPr>
        <w:t xml:space="preserve">) scikit-learn </w:t>
      </w:r>
      <w:proofErr w:type="spellStart"/>
      <w:r w:rsidRPr="003451F1">
        <w:rPr>
          <w:rFonts w:cs="Times New Roman"/>
          <w:szCs w:val="28"/>
        </w:rPr>
        <w:t>untuk</w:t>
      </w:r>
      <w:proofErr w:type="spellEnd"/>
      <w:r w:rsidRPr="003451F1">
        <w:rPr>
          <w:rFonts w:cs="Times New Roman"/>
          <w:szCs w:val="28"/>
        </w:rPr>
        <w:t xml:space="preserve"> </w:t>
      </w:r>
      <w:proofErr w:type="spellStart"/>
      <w:r w:rsidRPr="003451F1">
        <w:rPr>
          <w:rFonts w:cs="Times New Roman"/>
          <w:szCs w:val="28"/>
        </w:rPr>
        <w:t>kasus</w:t>
      </w:r>
      <w:proofErr w:type="spellEnd"/>
      <w:r w:rsidRPr="003451F1">
        <w:rPr>
          <w:rFonts w:cs="Times New Roman"/>
          <w:szCs w:val="28"/>
        </w:rPr>
        <w:t xml:space="preserve"> </w:t>
      </w:r>
      <w:proofErr w:type="spellStart"/>
      <w:r w:rsidRPr="003451F1">
        <w:rPr>
          <w:rFonts w:cs="Times New Roman"/>
          <w:szCs w:val="28"/>
        </w:rPr>
        <w:t>estimasi</w:t>
      </w:r>
      <w:proofErr w:type="spellEnd"/>
      <w:r w:rsidRPr="003451F1">
        <w:rPr>
          <w:rFonts w:cs="Times New Roman"/>
          <w:szCs w:val="28"/>
        </w:rPr>
        <w:t xml:space="preserve"> </w:t>
      </w:r>
      <w:proofErr w:type="spellStart"/>
      <w:r w:rsidRPr="003451F1">
        <w:rPr>
          <w:rFonts w:cs="Times New Roman"/>
          <w:szCs w:val="28"/>
        </w:rPr>
        <w:t>penjualan</w:t>
      </w:r>
      <w:proofErr w:type="spellEnd"/>
      <w:r w:rsidRPr="003451F1">
        <w:rPr>
          <w:rFonts w:cs="Times New Roman"/>
          <w:szCs w:val="28"/>
        </w:rPr>
        <w:t xml:space="preserve"> di </w:t>
      </w:r>
      <w:proofErr w:type="spellStart"/>
      <w:r w:rsidRPr="003451F1">
        <w:rPr>
          <w:rFonts w:cs="Times New Roman"/>
          <w:szCs w:val="28"/>
        </w:rPr>
        <w:t>atas</w:t>
      </w:r>
      <w:proofErr w:type="spellEnd"/>
      <w:r w:rsidRPr="003451F1">
        <w:rPr>
          <w:rFonts w:cs="Times New Roman"/>
          <w:szCs w:val="28"/>
        </w:rPr>
        <w:t>.</w:t>
      </w:r>
    </w:p>
    <w:p w14:paraId="577735CB" w14:textId="77777777" w:rsidR="003451F1" w:rsidRPr="007B0CBD" w:rsidRDefault="003451F1" w:rsidP="003451F1">
      <w:pPr>
        <w:pStyle w:val="ListParagraph"/>
        <w:spacing w:line="360" w:lineRule="auto"/>
        <w:rPr>
          <w:rFonts w:cs="Times New Roman"/>
          <w:b/>
          <w:bCs/>
          <w:szCs w:val="28"/>
        </w:rPr>
      </w:pPr>
    </w:p>
    <w:p w14:paraId="37EA6DA0" w14:textId="69E31250" w:rsidR="008A69B5" w:rsidRPr="000A44CA" w:rsidRDefault="00E867EF" w:rsidP="00504D9B">
      <w:pPr>
        <w:pStyle w:val="ListParagraph"/>
        <w:spacing w:line="360" w:lineRule="auto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Source Code: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3907F6" w14:paraId="190DC36D" w14:textId="77777777" w:rsidTr="003907F6">
        <w:tc>
          <w:tcPr>
            <w:tcW w:w="9016" w:type="dxa"/>
          </w:tcPr>
          <w:p w14:paraId="3C8DA4F4" w14:textId="77777777" w:rsidR="0073600B" w:rsidRPr="0073600B" w:rsidRDefault="0073600B" w:rsidP="002A1E3B">
            <w:pPr>
              <w:pStyle w:val="ListParagraph"/>
              <w:spacing w:line="360" w:lineRule="auto"/>
              <w:jc w:val="left"/>
              <w:rPr>
                <w:rFonts w:cs="Times New Roman"/>
                <w:szCs w:val="24"/>
              </w:rPr>
            </w:pPr>
            <w:r w:rsidRPr="0073600B">
              <w:rPr>
                <w:rFonts w:cs="Times New Roman"/>
                <w:szCs w:val="24"/>
              </w:rPr>
              <w:t xml:space="preserve"># Import library yang </w:t>
            </w:r>
            <w:proofErr w:type="spellStart"/>
            <w:r w:rsidRPr="0073600B">
              <w:rPr>
                <w:rFonts w:cs="Times New Roman"/>
                <w:szCs w:val="24"/>
              </w:rPr>
              <w:t>dibutuhkan</w:t>
            </w:r>
            <w:proofErr w:type="spellEnd"/>
          </w:p>
          <w:p w14:paraId="20FE09CC" w14:textId="77777777" w:rsidR="0073600B" w:rsidRPr="0073600B" w:rsidRDefault="0073600B" w:rsidP="002A1E3B">
            <w:pPr>
              <w:pStyle w:val="ListParagraph"/>
              <w:spacing w:line="360" w:lineRule="auto"/>
              <w:jc w:val="left"/>
              <w:rPr>
                <w:rFonts w:cs="Times New Roman"/>
                <w:szCs w:val="24"/>
              </w:rPr>
            </w:pPr>
            <w:r w:rsidRPr="0073600B">
              <w:rPr>
                <w:rFonts w:cs="Times New Roman"/>
                <w:szCs w:val="24"/>
              </w:rPr>
              <w:lastRenderedPageBreak/>
              <w:t>import pandas as pd</w:t>
            </w:r>
          </w:p>
          <w:p w14:paraId="4CCA92D4" w14:textId="77777777" w:rsidR="0073600B" w:rsidRPr="0073600B" w:rsidRDefault="0073600B" w:rsidP="002A1E3B">
            <w:pPr>
              <w:pStyle w:val="ListParagraph"/>
              <w:spacing w:line="360" w:lineRule="auto"/>
              <w:jc w:val="left"/>
              <w:rPr>
                <w:rFonts w:cs="Times New Roman"/>
                <w:szCs w:val="24"/>
              </w:rPr>
            </w:pPr>
            <w:r w:rsidRPr="0073600B">
              <w:rPr>
                <w:rFonts w:cs="Times New Roman"/>
                <w:szCs w:val="24"/>
              </w:rPr>
              <w:t xml:space="preserve">from </w:t>
            </w:r>
            <w:proofErr w:type="spellStart"/>
            <w:proofErr w:type="gramStart"/>
            <w:r w:rsidRPr="0073600B">
              <w:rPr>
                <w:rFonts w:cs="Times New Roman"/>
                <w:szCs w:val="24"/>
              </w:rPr>
              <w:t>sklearn.model</w:t>
            </w:r>
            <w:proofErr w:type="gramEnd"/>
            <w:r w:rsidRPr="0073600B">
              <w:rPr>
                <w:rFonts w:cs="Times New Roman"/>
                <w:szCs w:val="24"/>
              </w:rPr>
              <w:t>_selection</w:t>
            </w:r>
            <w:proofErr w:type="spellEnd"/>
            <w:r w:rsidRPr="0073600B">
              <w:rPr>
                <w:rFonts w:cs="Times New Roman"/>
                <w:szCs w:val="24"/>
              </w:rPr>
              <w:t xml:space="preserve"> import </w:t>
            </w:r>
            <w:proofErr w:type="spellStart"/>
            <w:r w:rsidRPr="0073600B">
              <w:rPr>
                <w:rFonts w:cs="Times New Roman"/>
                <w:szCs w:val="24"/>
              </w:rPr>
              <w:t>train_test_split</w:t>
            </w:r>
            <w:proofErr w:type="spellEnd"/>
          </w:p>
          <w:p w14:paraId="126F9FF1" w14:textId="77777777" w:rsidR="0073600B" w:rsidRPr="0073600B" w:rsidRDefault="0073600B" w:rsidP="002A1E3B">
            <w:pPr>
              <w:pStyle w:val="ListParagraph"/>
              <w:spacing w:line="360" w:lineRule="auto"/>
              <w:jc w:val="left"/>
              <w:rPr>
                <w:rFonts w:cs="Times New Roman"/>
                <w:szCs w:val="24"/>
              </w:rPr>
            </w:pPr>
            <w:r w:rsidRPr="0073600B">
              <w:rPr>
                <w:rFonts w:cs="Times New Roman"/>
                <w:szCs w:val="24"/>
              </w:rPr>
              <w:t xml:space="preserve">from </w:t>
            </w:r>
            <w:proofErr w:type="spellStart"/>
            <w:proofErr w:type="gramStart"/>
            <w:r w:rsidRPr="0073600B">
              <w:rPr>
                <w:rFonts w:cs="Times New Roman"/>
                <w:szCs w:val="24"/>
              </w:rPr>
              <w:t>sklearn.linear</w:t>
            </w:r>
            <w:proofErr w:type="gramEnd"/>
            <w:r w:rsidRPr="0073600B">
              <w:rPr>
                <w:rFonts w:cs="Times New Roman"/>
                <w:szCs w:val="24"/>
              </w:rPr>
              <w:t>_model</w:t>
            </w:r>
            <w:proofErr w:type="spellEnd"/>
            <w:r w:rsidRPr="0073600B">
              <w:rPr>
                <w:rFonts w:cs="Times New Roman"/>
                <w:szCs w:val="24"/>
              </w:rPr>
              <w:t xml:space="preserve"> import </w:t>
            </w:r>
            <w:proofErr w:type="spellStart"/>
            <w:r w:rsidRPr="0073600B">
              <w:rPr>
                <w:rFonts w:cs="Times New Roman"/>
                <w:szCs w:val="24"/>
              </w:rPr>
              <w:t>LinearRegression</w:t>
            </w:r>
            <w:proofErr w:type="spellEnd"/>
          </w:p>
          <w:p w14:paraId="5F579A9E" w14:textId="77777777" w:rsidR="0073600B" w:rsidRPr="0073600B" w:rsidRDefault="0073600B" w:rsidP="002A1E3B">
            <w:pPr>
              <w:pStyle w:val="ListParagraph"/>
              <w:spacing w:line="360" w:lineRule="auto"/>
              <w:jc w:val="left"/>
              <w:rPr>
                <w:rFonts w:cs="Times New Roman"/>
                <w:szCs w:val="24"/>
              </w:rPr>
            </w:pPr>
            <w:r w:rsidRPr="0073600B">
              <w:rPr>
                <w:rFonts w:cs="Times New Roman"/>
                <w:szCs w:val="24"/>
              </w:rPr>
              <w:t xml:space="preserve">import </w:t>
            </w:r>
            <w:proofErr w:type="spellStart"/>
            <w:r w:rsidRPr="0073600B">
              <w:rPr>
                <w:rFonts w:cs="Times New Roman"/>
                <w:szCs w:val="24"/>
              </w:rPr>
              <w:t>numpy</w:t>
            </w:r>
            <w:proofErr w:type="spellEnd"/>
            <w:r w:rsidRPr="0073600B">
              <w:rPr>
                <w:rFonts w:cs="Times New Roman"/>
                <w:szCs w:val="24"/>
              </w:rPr>
              <w:t xml:space="preserve"> as np</w:t>
            </w:r>
          </w:p>
          <w:p w14:paraId="3ED396D6" w14:textId="77777777" w:rsidR="0073600B" w:rsidRPr="0073600B" w:rsidRDefault="0073600B" w:rsidP="002A1E3B">
            <w:pPr>
              <w:pStyle w:val="ListParagraph"/>
              <w:spacing w:line="360" w:lineRule="auto"/>
              <w:jc w:val="left"/>
              <w:rPr>
                <w:rFonts w:cs="Times New Roman"/>
                <w:szCs w:val="24"/>
              </w:rPr>
            </w:pPr>
          </w:p>
          <w:p w14:paraId="564E57BF" w14:textId="77777777" w:rsidR="0073600B" w:rsidRPr="0073600B" w:rsidRDefault="0073600B" w:rsidP="002A1E3B">
            <w:pPr>
              <w:pStyle w:val="ListParagraph"/>
              <w:spacing w:line="360" w:lineRule="auto"/>
              <w:jc w:val="left"/>
              <w:rPr>
                <w:rFonts w:cs="Times New Roman"/>
                <w:szCs w:val="24"/>
              </w:rPr>
            </w:pPr>
            <w:r w:rsidRPr="0073600B">
              <w:rPr>
                <w:rFonts w:cs="Times New Roman"/>
                <w:szCs w:val="24"/>
              </w:rPr>
              <w:t xml:space="preserve"># 1. </w:t>
            </w:r>
            <w:proofErr w:type="spellStart"/>
            <w:r w:rsidRPr="0073600B">
              <w:rPr>
                <w:rFonts w:cs="Times New Roman"/>
                <w:szCs w:val="24"/>
              </w:rPr>
              <w:t>Siapkan</w:t>
            </w:r>
            <w:proofErr w:type="spellEnd"/>
            <w:r w:rsidRPr="0073600B">
              <w:rPr>
                <w:rFonts w:cs="Times New Roman"/>
                <w:szCs w:val="24"/>
              </w:rPr>
              <w:t xml:space="preserve"> Data Dummy (Bisa </w:t>
            </w:r>
            <w:proofErr w:type="spellStart"/>
            <w:r w:rsidRPr="0073600B">
              <w:rPr>
                <w:rFonts w:cs="Times New Roman"/>
                <w:szCs w:val="24"/>
              </w:rPr>
              <w:t>diganti</w:t>
            </w:r>
            <w:proofErr w:type="spellEnd"/>
            <w:r w:rsidRPr="0073600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73600B">
              <w:rPr>
                <w:rFonts w:cs="Times New Roman"/>
                <w:szCs w:val="24"/>
              </w:rPr>
              <w:t>dengan</w:t>
            </w:r>
            <w:proofErr w:type="spellEnd"/>
            <w:r w:rsidRPr="0073600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73600B">
              <w:rPr>
                <w:rFonts w:cs="Times New Roman"/>
                <w:szCs w:val="24"/>
              </w:rPr>
              <w:t>membaca</w:t>
            </w:r>
            <w:proofErr w:type="spellEnd"/>
            <w:r w:rsidRPr="0073600B">
              <w:rPr>
                <w:rFonts w:cs="Times New Roman"/>
                <w:szCs w:val="24"/>
              </w:rPr>
              <w:t xml:space="preserve"> file CSV)</w:t>
            </w:r>
          </w:p>
          <w:p w14:paraId="16892995" w14:textId="77777777" w:rsidR="0073600B" w:rsidRPr="0073600B" w:rsidRDefault="0073600B" w:rsidP="002A1E3B">
            <w:pPr>
              <w:pStyle w:val="ListParagraph"/>
              <w:spacing w:line="360" w:lineRule="auto"/>
              <w:jc w:val="left"/>
              <w:rPr>
                <w:rFonts w:cs="Times New Roman"/>
                <w:szCs w:val="24"/>
              </w:rPr>
            </w:pPr>
            <w:r w:rsidRPr="0073600B">
              <w:rPr>
                <w:rFonts w:cs="Times New Roman"/>
                <w:szCs w:val="24"/>
              </w:rPr>
              <w:t xml:space="preserve"># X: </w:t>
            </w:r>
            <w:proofErr w:type="spellStart"/>
            <w:r w:rsidRPr="0073600B">
              <w:rPr>
                <w:rFonts w:cs="Times New Roman"/>
                <w:szCs w:val="24"/>
              </w:rPr>
              <w:t>Pengalaman</w:t>
            </w:r>
            <w:proofErr w:type="spellEnd"/>
            <w:r w:rsidRPr="0073600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73600B">
              <w:rPr>
                <w:rFonts w:cs="Times New Roman"/>
                <w:szCs w:val="24"/>
              </w:rPr>
              <w:t>Kerja</w:t>
            </w:r>
            <w:proofErr w:type="spellEnd"/>
            <w:r w:rsidRPr="0073600B">
              <w:rPr>
                <w:rFonts w:cs="Times New Roman"/>
                <w:szCs w:val="24"/>
              </w:rPr>
              <w:t xml:space="preserve"> (</w:t>
            </w:r>
            <w:proofErr w:type="spellStart"/>
            <w:r w:rsidRPr="0073600B">
              <w:rPr>
                <w:rFonts w:cs="Times New Roman"/>
                <w:szCs w:val="24"/>
              </w:rPr>
              <w:t>tahun</w:t>
            </w:r>
            <w:proofErr w:type="spellEnd"/>
            <w:r w:rsidRPr="0073600B">
              <w:rPr>
                <w:rFonts w:cs="Times New Roman"/>
                <w:szCs w:val="24"/>
              </w:rPr>
              <w:t xml:space="preserve">), y: </w:t>
            </w:r>
            <w:proofErr w:type="spellStart"/>
            <w:r w:rsidRPr="0073600B">
              <w:rPr>
                <w:rFonts w:cs="Times New Roman"/>
                <w:szCs w:val="24"/>
              </w:rPr>
              <w:t>Gaji</w:t>
            </w:r>
            <w:proofErr w:type="spellEnd"/>
            <w:r w:rsidRPr="0073600B">
              <w:rPr>
                <w:rFonts w:cs="Times New Roman"/>
                <w:szCs w:val="24"/>
              </w:rPr>
              <w:t xml:space="preserve"> (Rupiah)</w:t>
            </w:r>
          </w:p>
          <w:p w14:paraId="270D01E3" w14:textId="77777777" w:rsidR="0073600B" w:rsidRPr="0073600B" w:rsidRDefault="0073600B" w:rsidP="002A1E3B">
            <w:pPr>
              <w:pStyle w:val="ListParagraph"/>
              <w:spacing w:line="360" w:lineRule="auto"/>
              <w:jc w:val="left"/>
              <w:rPr>
                <w:rFonts w:cs="Times New Roman"/>
                <w:szCs w:val="24"/>
              </w:rPr>
            </w:pPr>
            <w:r w:rsidRPr="0073600B">
              <w:rPr>
                <w:rFonts w:cs="Times New Roman"/>
                <w:szCs w:val="24"/>
              </w:rPr>
              <w:t>data = {</w:t>
            </w:r>
          </w:p>
          <w:p w14:paraId="390E2341" w14:textId="77777777" w:rsidR="0073600B" w:rsidRPr="0073600B" w:rsidRDefault="0073600B" w:rsidP="002A1E3B">
            <w:pPr>
              <w:pStyle w:val="ListParagraph"/>
              <w:spacing w:line="360" w:lineRule="auto"/>
              <w:jc w:val="left"/>
              <w:rPr>
                <w:rFonts w:cs="Times New Roman"/>
                <w:szCs w:val="24"/>
              </w:rPr>
            </w:pPr>
            <w:r w:rsidRPr="0073600B">
              <w:rPr>
                <w:rFonts w:cs="Times New Roman"/>
                <w:szCs w:val="24"/>
              </w:rPr>
              <w:t xml:space="preserve">    '</w:t>
            </w:r>
            <w:proofErr w:type="spellStart"/>
            <w:r w:rsidRPr="0073600B">
              <w:rPr>
                <w:rFonts w:cs="Times New Roman"/>
                <w:szCs w:val="24"/>
              </w:rPr>
              <w:t>Pengalaman</w:t>
            </w:r>
            <w:proofErr w:type="spellEnd"/>
            <w:r w:rsidRPr="0073600B">
              <w:rPr>
                <w:rFonts w:cs="Times New Roman"/>
                <w:szCs w:val="24"/>
              </w:rPr>
              <w:t>': [1, 2, 3, 4, 5, 6, 7, 8, 9, 10],</w:t>
            </w:r>
          </w:p>
          <w:p w14:paraId="6E6B3A85" w14:textId="77777777" w:rsidR="0073600B" w:rsidRPr="0073600B" w:rsidRDefault="0073600B" w:rsidP="002A1E3B">
            <w:pPr>
              <w:pStyle w:val="ListParagraph"/>
              <w:spacing w:line="360" w:lineRule="auto"/>
              <w:jc w:val="left"/>
              <w:rPr>
                <w:rFonts w:cs="Times New Roman"/>
                <w:szCs w:val="24"/>
              </w:rPr>
            </w:pPr>
            <w:r w:rsidRPr="0073600B">
              <w:rPr>
                <w:rFonts w:cs="Times New Roman"/>
                <w:szCs w:val="24"/>
              </w:rPr>
              <w:t xml:space="preserve">    '</w:t>
            </w:r>
            <w:proofErr w:type="spellStart"/>
            <w:r w:rsidRPr="0073600B">
              <w:rPr>
                <w:rFonts w:cs="Times New Roman"/>
                <w:szCs w:val="24"/>
              </w:rPr>
              <w:t>Gaji</w:t>
            </w:r>
            <w:proofErr w:type="spellEnd"/>
            <w:r w:rsidRPr="0073600B">
              <w:rPr>
                <w:rFonts w:cs="Times New Roman"/>
                <w:szCs w:val="24"/>
              </w:rPr>
              <w:t>': [4000000, 4500000, 5200000, 6000000, 7100000, 7500000, 8300000, 9000000, 10500000, 11000000]</w:t>
            </w:r>
          </w:p>
          <w:p w14:paraId="22B0EC37" w14:textId="77777777" w:rsidR="0073600B" w:rsidRPr="0073600B" w:rsidRDefault="0073600B" w:rsidP="002A1E3B">
            <w:pPr>
              <w:pStyle w:val="ListParagraph"/>
              <w:spacing w:line="360" w:lineRule="auto"/>
              <w:jc w:val="left"/>
              <w:rPr>
                <w:rFonts w:cs="Times New Roman"/>
                <w:szCs w:val="24"/>
              </w:rPr>
            </w:pPr>
            <w:r w:rsidRPr="0073600B">
              <w:rPr>
                <w:rFonts w:cs="Times New Roman"/>
                <w:szCs w:val="24"/>
              </w:rPr>
              <w:t>}</w:t>
            </w:r>
          </w:p>
          <w:p w14:paraId="7862C308" w14:textId="77777777" w:rsidR="0073600B" w:rsidRPr="0073600B" w:rsidRDefault="0073600B" w:rsidP="002A1E3B">
            <w:pPr>
              <w:pStyle w:val="ListParagraph"/>
              <w:spacing w:line="360" w:lineRule="auto"/>
              <w:jc w:val="left"/>
              <w:rPr>
                <w:rFonts w:cs="Times New Roman"/>
                <w:szCs w:val="24"/>
              </w:rPr>
            </w:pPr>
            <w:r w:rsidRPr="0073600B">
              <w:rPr>
                <w:rFonts w:cs="Times New Roman"/>
                <w:szCs w:val="24"/>
              </w:rPr>
              <w:t xml:space="preserve">df = </w:t>
            </w:r>
            <w:proofErr w:type="spellStart"/>
            <w:proofErr w:type="gramStart"/>
            <w:r w:rsidRPr="0073600B">
              <w:rPr>
                <w:rFonts w:cs="Times New Roman"/>
                <w:szCs w:val="24"/>
              </w:rPr>
              <w:t>pd.DataFrame</w:t>
            </w:r>
            <w:proofErr w:type="spellEnd"/>
            <w:proofErr w:type="gramEnd"/>
            <w:r w:rsidRPr="0073600B">
              <w:rPr>
                <w:rFonts w:cs="Times New Roman"/>
                <w:szCs w:val="24"/>
              </w:rPr>
              <w:t>(data)</w:t>
            </w:r>
          </w:p>
          <w:p w14:paraId="7FE10DED" w14:textId="77777777" w:rsidR="0073600B" w:rsidRPr="0073600B" w:rsidRDefault="0073600B" w:rsidP="002A1E3B">
            <w:pPr>
              <w:pStyle w:val="ListParagraph"/>
              <w:spacing w:line="360" w:lineRule="auto"/>
              <w:jc w:val="left"/>
              <w:rPr>
                <w:rFonts w:cs="Times New Roman"/>
                <w:szCs w:val="24"/>
              </w:rPr>
            </w:pPr>
          </w:p>
          <w:p w14:paraId="77E03F65" w14:textId="77777777" w:rsidR="0073600B" w:rsidRPr="0073600B" w:rsidRDefault="0073600B" w:rsidP="002A1E3B">
            <w:pPr>
              <w:pStyle w:val="ListParagraph"/>
              <w:spacing w:line="360" w:lineRule="auto"/>
              <w:jc w:val="left"/>
              <w:rPr>
                <w:rFonts w:cs="Times New Roman"/>
                <w:szCs w:val="24"/>
              </w:rPr>
            </w:pPr>
            <w:r w:rsidRPr="0073600B">
              <w:rPr>
                <w:rFonts w:cs="Times New Roman"/>
                <w:szCs w:val="24"/>
              </w:rPr>
              <w:t>X = df[['</w:t>
            </w:r>
            <w:proofErr w:type="spellStart"/>
            <w:r w:rsidRPr="0073600B">
              <w:rPr>
                <w:rFonts w:cs="Times New Roman"/>
                <w:szCs w:val="24"/>
              </w:rPr>
              <w:t>Pengalaman</w:t>
            </w:r>
            <w:proofErr w:type="spellEnd"/>
            <w:r w:rsidRPr="0073600B">
              <w:rPr>
                <w:rFonts w:cs="Times New Roman"/>
                <w:szCs w:val="24"/>
              </w:rPr>
              <w:t xml:space="preserve">']] # </w:t>
            </w:r>
            <w:proofErr w:type="spellStart"/>
            <w:r w:rsidRPr="0073600B">
              <w:rPr>
                <w:rFonts w:cs="Times New Roman"/>
                <w:szCs w:val="24"/>
              </w:rPr>
              <w:t>Variabel</w:t>
            </w:r>
            <w:proofErr w:type="spellEnd"/>
            <w:r w:rsidRPr="0073600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73600B">
              <w:rPr>
                <w:rFonts w:cs="Times New Roman"/>
                <w:szCs w:val="24"/>
              </w:rPr>
              <w:t>Independen</w:t>
            </w:r>
            <w:proofErr w:type="spellEnd"/>
            <w:r w:rsidRPr="0073600B">
              <w:rPr>
                <w:rFonts w:cs="Times New Roman"/>
                <w:szCs w:val="24"/>
              </w:rPr>
              <w:t xml:space="preserve"> (</w:t>
            </w:r>
            <w:proofErr w:type="spellStart"/>
            <w:r w:rsidRPr="0073600B">
              <w:rPr>
                <w:rFonts w:cs="Times New Roman"/>
                <w:szCs w:val="24"/>
              </w:rPr>
              <w:t>harus</w:t>
            </w:r>
            <w:proofErr w:type="spellEnd"/>
            <w:r w:rsidRPr="0073600B">
              <w:rPr>
                <w:rFonts w:cs="Times New Roman"/>
                <w:szCs w:val="24"/>
              </w:rPr>
              <w:t xml:space="preserve"> 2D array)</w:t>
            </w:r>
          </w:p>
          <w:p w14:paraId="70ED0118" w14:textId="77777777" w:rsidR="0073600B" w:rsidRPr="0073600B" w:rsidRDefault="0073600B" w:rsidP="002A1E3B">
            <w:pPr>
              <w:pStyle w:val="ListParagraph"/>
              <w:spacing w:line="360" w:lineRule="auto"/>
              <w:jc w:val="left"/>
              <w:rPr>
                <w:rFonts w:cs="Times New Roman"/>
                <w:szCs w:val="24"/>
              </w:rPr>
            </w:pPr>
            <w:r w:rsidRPr="0073600B">
              <w:rPr>
                <w:rFonts w:cs="Times New Roman"/>
                <w:szCs w:val="24"/>
              </w:rPr>
              <w:t>y = df['</w:t>
            </w:r>
            <w:proofErr w:type="spellStart"/>
            <w:r w:rsidRPr="0073600B">
              <w:rPr>
                <w:rFonts w:cs="Times New Roman"/>
                <w:szCs w:val="24"/>
              </w:rPr>
              <w:t>Gaji</w:t>
            </w:r>
            <w:proofErr w:type="spellEnd"/>
            <w:proofErr w:type="gramStart"/>
            <w:r w:rsidRPr="0073600B">
              <w:rPr>
                <w:rFonts w:cs="Times New Roman"/>
                <w:szCs w:val="24"/>
              </w:rPr>
              <w:t xml:space="preserve">']   </w:t>
            </w:r>
            <w:proofErr w:type="gramEnd"/>
            <w:r w:rsidRPr="0073600B">
              <w:rPr>
                <w:rFonts w:cs="Times New Roman"/>
                <w:szCs w:val="24"/>
              </w:rPr>
              <w:t xml:space="preserve">      # </w:t>
            </w:r>
            <w:proofErr w:type="spellStart"/>
            <w:r w:rsidRPr="0073600B">
              <w:rPr>
                <w:rFonts w:cs="Times New Roman"/>
                <w:szCs w:val="24"/>
              </w:rPr>
              <w:t>Variabel</w:t>
            </w:r>
            <w:proofErr w:type="spellEnd"/>
            <w:r w:rsidRPr="0073600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73600B">
              <w:rPr>
                <w:rFonts w:cs="Times New Roman"/>
                <w:szCs w:val="24"/>
              </w:rPr>
              <w:t>Dependen</w:t>
            </w:r>
            <w:proofErr w:type="spellEnd"/>
          </w:p>
          <w:p w14:paraId="4F4FFC37" w14:textId="77777777" w:rsidR="0073600B" w:rsidRPr="0073600B" w:rsidRDefault="0073600B" w:rsidP="002A1E3B">
            <w:pPr>
              <w:pStyle w:val="ListParagraph"/>
              <w:spacing w:line="360" w:lineRule="auto"/>
              <w:jc w:val="left"/>
              <w:rPr>
                <w:rFonts w:cs="Times New Roman"/>
                <w:szCs w:val="24"/>
              </w:rPr>
            </w:pPr>
          </w:p>
          <w:p w14:paraId="4A8BA59E" w14:textId="77777777" w:rsidR="0073600B" w:rsidRPr="0073600B" w:rsidRDefault="0073600B" w:rsidP="002A1E3B">
            <w:pPr>
              <w:pStyle w:val="ListParagraph"/>
              <w:spacing w:line="360" w:lineRule="auto"/>
              <w:jc w:val="left"/>
              <w:rPr>
                <w:rFonts w:cs="Times New Roman"/>
                <w:szCs w:val="24"/>
              </w:rPr>
            </w:pPr>
            <w:r w:rsidRPr="0073600B">
              <w:rPr>
                <w:rFonts w:cs="Times New Roman"/>
                <w:szCs w:val="24"/>
              </w:rPr>
              <w:t xml:space="preserve"># 2. </w:t>
            </w:r>
            <w:proofErr w:type="spellStart"/>
            <w:r w:rsidRPr="0073600B">
              <w:rPr>
                <w:rFonts w:cs="Times New Roman"/>
                <w:szCs w:val="24"/>
              </w:rPr>
              <w:t>Bagi</w:t>
            </w:r>
            <w:proofErr w:type="spellEnd"/>
            <w:r w:rsidRPr="0073600B">
              <w:rPr>
                <w:rFonts w:cs="Times New Roman"/>
                <w:szCs w:val="24"/>
              </w:rPr>
              <w:t xml:space="preserve"> data </w:t>
            </w:r>
            <w:proofErr w:type="spellStart"/>
            <w:r w:rsidRPr="0073600B">
              <w:rPr>
                <w:rFonts w:cs="Times New Roman"/>
                <w:szCs w:val="24"/>
              </w:rPr>
              <w:t>menjadi</w:t>
            </w:r>
            <w:proofErr w:type="spellEnd"/>
            <w:r w:rsidRPr="0073600B">
              <w:rPr>
                <w:rFonts w:cs="Times New Roman"/>
                <w:szCs w:val="24"/>
              </w:rPr>
              <w:t xml:space="preserve"> Data </w:t>
            </w:r>
            <w:proofErr w:type="spellStart"/>
            <w:r w:rsidRPr="0073600B">
              <w:rPr>
                <w:rFonts w:cs="Times New Roman"/>
                <w:szCs w:val="24"/>
              </w:rPr>
              <w:t>Latih</w:t>
            </w:r>
            <w:proofErr w:type="spellEnd"/>
            <w:r w:rsidRPr="0073600B">
              <w:rPr>
                <w:rFonts w:cs="Times New Roman"/>
                <w:szCs w:val="24"/>
              </w:rPr>
              <w:t xml:space="preserve"> (Training) dan Data Uji (Testing)</w:t>
            </w:r>
          </w:p>
          <w:p w14:paraId="6A5D7DDB" w14:textId="77777777" w:rsidR="0073600B" w:rsidRPr="0073600B" w:rsidRDefault="0073600B" w:rsidP="002A1E3B">
            <w:pPr>
              <w:pStyle w:val="ListParagraph"/>
              <w:spacing w:line="360" w:lineRule="auto"/>
              <w:jc w:val="left"/>
              <w:rPr>
                <w:rFonts w:cs="Times New Roman"/>
                <w:szCs w:val="24"/>
              </w:rPr>
            </w:pPr>
            <w:proofErr w:type="spellStart"/>
            <w:r w:rsidRPr="0073600B">
              <w:rPr>
                <w:rFonts w:cs="Times New Roman"/>
                <w:szCs w:val="24"/>
              </w:rPr>
              <w:t>X_train</w:t>
            </w:r>
            <w:proofErr w:type="spellEnd"/>
            <w:r w:rsidRPr="0073600B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73600B">
              <w:rPr>
                <w:rFonts w:cs="Times New Roman"/>
                <w:szCs w:val="24"/>
              </w:rPr>
              <w:t>X_test</w:t>
            </w:r>
            <w:proofErr w:type="spellEnd"/>
            <w:r w:rsidRPr="0073600B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73600B">
              <w:rPr>
                <w:rFonts w:cs="Times New Roman"/>
                <w:szCs w:val="24"/>
              </w:rPr>
              <w:t>y_train</w:t>
            </w:r>
            <w:proofErr w:type="spellEnd"/>
            <w:r w:rsidRPr="0073600B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73600B">
              <w:rPr>
                <w:rFonts w:cs="Times New Roman"/>
                <w:szCs w:val="24"/>
              </w:rPr>
              <w:t>y_test</w:t>
            </w:r>
            <w:proofErr w:type="spellEnd"/>
            <w:r w:rsidRPr="0073600B">
              <w:rPr>
                <w:rFonts w:cs="Times New Roman"/>
                <w:szCs w:val="24"/>
              </w:rPr>
              <w:t xml:space="preserve"> = </w:t>
            </w:r>
            <w:proofErr w:type="spellStart"/>
            <w:r w:rsidRPr="0073600B">
              <w:rPr>
                <w:rFonts w:cs="Times New Roman"/>
                <w:szCs w:val="24"/>
              </w:rPr>
              <w:t>train_test_</w:t>
            </w:r>
            <w:proofErr w:type="gramStart"/>
            <w:r w:rsidRPr="0073600B">
              <w:rPr>
                <w:rFonts w:cs="Times New Roman"/>
                <w:szCs w:val="24"/>
              </w:rPr>
              <w:t>split</w:t>
            </w:r>
            <w:proofErr w:type="spellEnd"/>
            <w:r w:rsidRPr="0073600B">
              <w:rPr>
                <w:rFonts w:cs="Times New Roman"/>
                <w:szCs w:val="24"/>
              </w:rPr>
              <w:t>(</w:t>
            </w:r>
            <w:proofErr w:type="gramEnd"/>
            <w:r w:rsidRPr="0073600B">
              <w:rPr>
                <w:rFonts w:cs="Times New Roman"/>
                <w:szCs w:val="24"/>
              </w:rPr>
              <w:t xml:space="preserve">X, y, </w:t>
            </w:r>
            <w:proofErr w:type="spellStart"/>
            <w:r w:rsidRPr="0073600B">
              <w:rPr>
                <w:rFonts w:cs="Times New Roman"/>
                <w:szCs w:val="24"/>
              </w:rPr>
              <w:t>test_size</w:t>
            </w:r>
            <w:proofErr w:type="spellEnd"/>
            <w:r w:rsidRPr="0073600B">
              <w:rPr>
                <w:rFonts w:cs="Times New Roman"/>
                <w:szCs w:val="24"/>
              </w:rPr>
              <w:t xml:space="preserve">=0.2, </w:t>
            </w:r>
            <w:proofErr w:type="spellStart"/>
            <w:r w:rsidRPr="0073600B">
              <w:rPr>
                <w:rFonts w:cs="Times New Roman"/>
                <w:szCs w:val="24"/>
              </w:rPr>
              <w:t>random_state</w:t>
            </w:r>
            <w:proofErr w:type="spellEnd"/>
            <w:r w:rsidRPr="0073600B">
              <w:rPr>
                <w:rFonts w:cs="Times New Roman"/>
                <w:szCs w:val="24"/>
              </w:rPr>
              <w:t>=42)</w:t>
            </w:r>
          </w:p>
          <w:p w14:paraId="1FB22423" w14:textId="77777777" w:rsidR="0073600B" w:rsidRPr="0073600B" w:rsidRDefault="0073600B" w:rsidP="002A1E3B">
            <w:pPr>
              <w:pStyle w:val="ListParagraph"/>
              <w:spacing w:line="360" w:lineRule="auto"/>
              <w:jc w:val="left"/>
              <w:rPr>
                <w:rFonts w:cs="Times New Roman"/>
                <w:szCs w:val="24"/>
              </w:rPr>
            </w:pPr>
          </w:p>
          <w:p w14:paraId="10210392" w14:textId="77777777" w:rsidR="0073600B" w:rsidRPr="0073600B" w:rsidRDefault="0073600B" w:rsidP="002A1E3B">
            <w:pPr>
              <w:pStyle w:val="ListParagraph"/>
              <w:spacing w:line="360" w:lineRule="auto"/>
              <w:jc w:val="left"/>
              <w:rPr>
                <w:rFonts w:cs="Times New Roman"/>
                <w:szCs w:val="24"/>
              </w:rPr>
            </w:pPr>
            <w:r w:rsidRPr="0073600B">
              <w:rPr>
                <w:rFonts w:cs="Times New Roman"/>
                <w:szCs w:val="24"/>
              </w:rPr>
              <w:t xml:space="preserve"># 3. Buat dan </w:t>
            </w:r>
            <w:proofErr w:type="spellStart"/>
            <w:r w:rsidRPr="0073600B">
              <w:rPr>
                <w:rFonts w:cs="Times New Roman"/>
                <w:szCs w:val="24"/>
              </w:rPr>
              <w:t>Latih</w:t>
            </w:r>
            <w:proofErr w:type="spellEnd"/>
            <w:r w:rsidRPr="0073600B">
              <w:rPr>
                <w:rFonts w:cs="Times New Roman"/>
                <w:szCs w:val="24"/>
              </w:rPr>
              <w:t xml:space="preserve"> Model </w:t>
            </w:r>
            <w:proofErr w:type="spellStart"/>
            <w:r w:rsidRPr="0073600B">
              <w:rPr>
                <w:rFonts w:cs="Times New Roman"/>
                <w:szCs w:val="24"/>
              </w:rPr>
              <w:t>Regresi</w:t>
            </w:r>
            <w:proofErr w:type="spellEnd"/>
            <w:r w:rsidRPr="0073600B">
              <w:rPr>
                <w:rFonts w:cs="Times New Roman"/>
                <w:szCs w:val="24"/>
              </w:rPr>
              <w:t xml:space="preserve"> Linear</w:t>
            </w:r>
          </w:p>
          <w:p w14:paraId="5D92BBFF" w14:textId="77777777" w:rsidR="0073600B" w:rsidRPr="0073600B" w:rsidRDefault="0073600B" w:rsidP="002A1E3B">
            <w:pPr>
              <w:pStyle w:val="ListParagraph"/>
              <w:spacing w:line="360" w:lineRule="auto"/>
              <w:jc w:val="left"/>
              <w:rPr>
                <w:rFonts w:cs="Times New Roman"/>
                <w:szCs w:val="24"/>
              </w:rPr>
            </w:pPr>
            <w:r w:rsidRPr="0073600B">
              <w:rPr>
                <w:rFonts w:cs="Times New Roman"/>
                <w:szCs w:val="24"/>
              </w:rPr>
              <w:t xml:space="preserve">model = </w:t>
            </w:r>
            <w:proofErr w:type="spellStart"/>
            <w:proofErr w:type="gramStart"/>
            <w:r w:rsidRPr="0073600B">
              <w:rPr>
                <w:rFonts w:cs="Times New Roman"/>
                <w:szCs w:val="24"/>
              </w:rPr>
              <w:t>LinearRegression</w:t>
            </w:r>
            <w:proofErr w:type="spellEnd"/>
            <w:r w:rsidRPr="0073600B">
              <w:rPr>
                <w:rFonts w:cs="Times New Roman"/>
                <w:szCs w:val="24"/>
              </w:rPr>
              <w:t>(</w:t>
            </w:r>
            <w:proofErr w:type="gramEnd"/>
            <w:r w:rsidRPr="0073600B">
              <w:rPr>
                <w:rFonts w:cs="Times New Roman"/>
                <w:szCs w:val="24"/>
              </w:rPr>
              <w:t>)</w:t>
            </w:r>
          </w:p>
          <w:p w14:paraId="61431C2C" w14:textId="77777777" w:rsidR="0073600B" w:rsidRPr="0073600B" w:rsidRDefault="0073600B" w:rsidP="002A1E3B">
            <w:pPr>
              <w:pStyle w:val="ListParagraph"/>
              <w:spacing w:line="360" w:lineRule="auto"/>
              <w:jc w:val="left"/>
              <w:rPr>
                <w:rFonts w:cs="Times New Roman"/>
                <w:szCs w:val="24"/>
              </w:rPr>
            </w:pPr>
            <w:proofErr w:type="spellStart"/>
            <w:proofErr w:type="gramStart"/>
            <w:r w:rsidRPr="0073600B">
              <w:rPr>
                <w:rFonts w:cs="Times New Roman"/>
                <w:szCs w:val="24"/>
              </w:rPr>
              <w:t>model.fit</w:t>
            </w:r>
            <w:proofErr w:type="spellEnd"/>
            <w:r w:rsidRPr="0073600B">
              <w:rPr>
                <w:rFonts w:cs="Times New Roman"/>
                <w:szCs w:val="24"/>
              </w:rPr>
              <w:t>(</w:t>
            </w:r>
            <w:proofErr w:type="spellStart"/>
            <w:proofErr w:type="gramEnd"/>
            <w:r w:rsidRPr="0073600B">
              <w:rPr>
                <w:rFonts w:cs="Times New Roman"/>
                <w:szCs w:val="24"/>
              </w:rPr>
              <w:t>X_train</w:t>
            </w:r>
            <w:proofErr w:type="spellEnd"/>
            <w:r w:rsidRPr="0073600B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73600B">
              <w:rPr>
                <w:rFonts w:cs="Times New Roman"/>
                <w:szCs w:val="24"/>
              </w:rPr>
              <w:t>y_train</w:t>
            </w:r>
            <w:proofErr w:type="spellEnd"/>
            <w:r w:rsidRPr="0073600B">
              <w:rPr>
                <w:rFonts w:cs="Times New Roman"/>
                <w:szCs w:val="24"/>
              </w:rPr>
              <w:t>)</w:t>
            </w:r>
          </w:p>
          <w:p w14:paraId="669CAB75" w14:textId="77777777" w:rsidR="0073600B" w:rsidRPr="0073600B" w:rsidRDefault="0073600B" w:rsidP="002A1E3B">
            <w:pPr>
              <w:pStyle w:val="ListParagraph"/>
              <w:spacing w:line="360" w:lineRule="auto"/>
              <w:jc w:val="left"/>
              <w:rPr>
                <w:rFonts w:cs="Times New Roman"/>
                <w:szCs w:val="24"/>
              </w:rPr>
            </w:pPr>
          </w:p>
          <w:p w14:paraId="236AA1CA" w14:textId="77777777" w:rsidR="0073600B" w:rsidRPr="0073600B" w:rsidRDefault="0073600B" w:rsidP="002A1E3B">
            <w:pPr>
              <w:pStyle w:val="ListParagraph"/>
              <w:spacing w:line="360" w:lineRule="auto"/>
              <w:jc w:val="left"/>
              <w:rPr>
                <w:rFonts w:cs="Times New Roman"/>
                <w:szCs w:val="24"/>
              </w:rPr>
            </w:pPr>
            <w:r w:rsidRPr="0073600B">
              <w:rPr>
                <w:rFonts w:cs="Times New Roman"/>
                <w:szCs w:val="24"/>
              </w:rPr>
              <w:t xml:space="preserve"># 4. </w:t>
            </w:r>
            <w:proofErr w:type="spellStart"/>
            <w:r w:rsidRPr="0073600B">
              <w:rPr>
                <w:rFonts w:cs="Times New Roman"/>
                <w:szCs w:val="24"/>
              </w:rPr>
              <w:t>Tampilkan</w:t>
            </w:r>
            <w:proofErr w:type="spellEnd"/>
            <w:r w:rsidRPr="0073600B">
              <w:rPr>
                <w:rFonts w:cs="Times New Roman"/>
                <w:szCs w:val="24"/>
              </w:rPr>
              <w:t xml:space="preserve"> Formula Model (Nilai a dan b)</w:t>
            </w:r>
          </w:p>
          <w:p w14:paraId="4CCD86A4" w14:textId="77777777" w:rsidR="0073600B" w:rsidRPr="0073600B" w:rsidRDefault="0073600B" w:rsidP="002A1E3B">
            <w:pPr>
              <w:pStyle w:val="ListParagraph"/>
              <w:spacing w:line="360" w:lineRule="auto"/>
              <w:jc w:val="left"/>
              <w:rPr>
                <w:rFonts w:cs="Times New Roman"/>
                <w:szCs w:val="24"/>
              </w:rPr>
            </w:pPr>
            <w:proofErr w:type="spellStart"/>
            <w:r w:rsidRPr="0073600B">
              <w:rPr>
                <w:rFonts w:cs="Times New Roman"/>
                <w:szCs w:val="24"/>
              </w:rPr>
              <w:t>konstanta</w:t>
            </w:r>
            <w:proofErr w:type="spellEnd"/>
            <w:r w:rsidRPr="0073600B">
              <w:rPr>
                <w:rFonts w:cs="Times New Roman"/>
                <w:szCs w:val="24"/>
              </w:rPr>
              <w:t xml:space="preserve"> = </w:t>
            </w:r>
            <w:proofErr w:type="spellStart"/>
            <w:proofErr w:type="gramStart"/>
            <w:r w:rsidRPr="0073600B">
              <w:rPr>
                <w:rFonts w:cs="Times New Roman"/>
                <w:szCs w:val="24"/>
              </w:rPr>
              <w:t>model.intercept</w:t>
            </w:r>
            <w:proofErr w:type="spellEnd"/>
            <w:proofErr w:type="gramEnd"/>
            <w:r w:rsidRPr="0073600B">
              <w:rPr>
                <w:rFonts w:cs="Times New Roman"/>
                <w:szCs w:val="24"/>
              </w:rPr>
              <w:t>_</w:t>
            </w:r>
          </w:p>
          <w:p w14:paraId="03B32DA1" w14:textId="77777777" w:rsidR="0073600B" w:rsidRPr="0073600B" w:rsidRDefault="0073600B" w:rsidP="002A1E3B">
            <w:pPr>
              <w:pStyle w:val="ListParagraph"/>
              <w:spacing w:line="360" w:lineRule="auto"/>
              <w:jc w:val="left"/>
              <w:rPr>
                <w:rFonts w:cs="Times New Roman"/>
                <w:szCs w:val="24"/>
              </w:rPr>
            </w:pPr>
            <w:proofErr w:type="spellStart"/>
            <w:r w:rsidRPr="0073600B">
              <w:rPr>
                <w:rFonts w:cs="Times New Roman"/>
                <w:szCs w:val="24"/>
              </w:rPr>
              <w:t>koefisien</w:t>
            </w:r>
            <w:proofErr w:type="spellEnd"/>
            <w:r w:rsidRPr="0073600B">
              <w:rPr>
                <w:rFonts w:cs="Times New Roman"/>
                <w:szCs w:val="24"/>
              </w:rPr>
              <w:t xml:space="preserve"> = </w:t>
            </w:r>
            <w:proofErr w:type="spellStart"/>
            <w:proofErr w:type="gramStart"/>
            <w:r w:rsidRPr="0073600B">
              <w:rPr>
                <w:rFonts w:cs="Times New Roman"/>
                <w:szCs w:val="24"/>
              </w:rPr>
              <w:t>model.coef</w:t>
            </w:r>
            <w:proofErr w:type="spellEnd"/>
            <w:proofErr w:type="gramEnd"/>
            <w:r w:rsidRPr="0073600B">
              <w:rPr>
                <w:rFonts w:cs="Times New Roman"/>
                <w:szCs w:val="24"/>
              </w:rPr>
              <w:t>_[0]</w:t>
            </w:r>
          </w:p>
          <w:p w14:paraId="0BEA2A1F" w14:textId="77777777" w:rsidR="0073600B" w:rsidRPr="0073600B" w:rsidRDefault="0073600B" w:rsidP="002A1E3B">
            <w:pPr>
              <w:pStyle w:val="ListParagraph"/>
              <w:spacing w:line="360" w:lineRule="auto"/>
              <w:jc w:val="left"/>
              <w:rPr>
                <w:rFonts w:cs="Times New Roman"/>
                <w:szCs w:val="24"/>
              </w:rPr>
            </w:pPr>
            <w:proofErr w:type="gramStart"/>
            <w:r w:rsidRPr="0073600B">
              <w:rPr>
                <w:rFonts w:cs="Times New Roman"/>
                <w:szCs w:val="24"/>
              </w:rPr>
              <w:t>print(</w:t>
            </w:r>
            <w:proofErr w:type="spellStart"/>
            <w:proofErr w:type="gramEnd"/>
            <w:r w:rsidRPr="0073600B">
              <w:rPr>
                <w:rFonts w:cs="Times New Roman"/>
                <w:szCs w:val="24"/>
              </w:rPr>
              <w:t>f"Persamaan</w:t>
            </w:r>
            <w:proofErr w:type="spellEnd"/>
            <w:r w:rsidRPr="0073600B">
              <w:rPr>
                <w:rFonts w:cs="Times New Roman"/>
                <w:szCs w:val="24"/>
              </w:rPr>
              <w:t xml:space="preserve"> Model </w:t>
            </w:r>
            <w:proofErr w:type="spellStart"/>
            <w:r w:rsidRPr="0073600B">
              <w:rPr>
                <w:rFonts w:cs="Times New Roman"/>
                <w:szCs w:val="24"/>
              </w:rPr>
              <w:t>Estimasi</w:t>
            </w:r>
            <w:proofErr w:type="spellEnd"/>
            <w:r w:rsidRPr="0073600B">
              <w:rPr>
                <w:rFonts w:cs="Times New Roman"/>
                <w:szCs w:val="24"/>
              </w:rPr>
              <w:t>: Y = {konstanta:.2f} + {koefisien:.2f}X")</w:t>
            </w:r>
          </w:p>
          <w:p w14:paraId="315E9651" w14:textId="77777777" w:rsidR="0073600B" w:rsidRPr="0073600B" w:rsidRDefault="0073600B" w:rsidP="002A1E3B">
            <w:pPr>
              <w:pStyle w:val="ListParagraph"/>
              <w:spacing w:line="360" w:lineRule="auto"/>
              <w:jc w:val="left"/>
              <w:rPr>
                <w:rFonts w:cs="Times New Roman"/>
                <w:szCs w:val="24"/>
              </w:rPr>
            </w:pPr>
          </w:p>
          <w:p w14:paraId="14B97DF7" w14:textId="77777777" w:rsidR="0073600B" w:rsidRPr="0073600B" w:rsidRDefault="0073600B" w:rsidP="002A1E3B">
            <w:pPr>
              <w:pStyle w:val="ListParagraph"/>
              <w:spacing w:line="360" w:lineRule="auto"/>
              <w:jc w:val="left"/>
              <w:rPr>
                <w:rFonts w:cs="Times New Roman"/>
                <w:szCs w:val="24"/>
              </w:rPr>
            </w:pPr>
            <w:r w:rsidRPr="0073600B">
              <w:rPr>
                <w:rFonts w:cs="Times New Roman"/>
                <w:szCs w:val="24"/>
              </w:rPr>
              <w:t xml:space="preserve"># 5. </w:t>
            </w:r>
            <w:proofErr w:type="spellStart"/>
            <w:r w:rsidRPr="0073600B">
              <w:rPr>
                <w:rFonts w:cs="Times New Roman"/>
                <w:szCs w:val="24"/>
              </w:rPr>
              <w:t>Lakukan</w:t>
            </w:r>
            <w:proofErr w:type="spellEnd"/>
            <w:r w:rsidRPr="0073600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73600B">
              <w:rPr>
                <w:rFonts w:cs="Times New Roman"/>
                <w:szCs w:val="24"/>
              </w:rPr>
              <w:t>Prediksi</w:t>
            </w:r>
            <w:proofErr w:type="spellEnd"/>
            <w:r w:rsidRPr="0073600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73600B">
              <w:rPr>
                <w:rFonts w:cs="Times New Roman"/>
                <w:szCs w:val="24"/>
              </w:rPr>
              <w:t>Baru</w:t>
            </w:r>
            <w:proofErr w:type="spellEnd"/>
            <w:r w:rsidRPr="0073600B">
              <w:rPr>
                <w:rFonts w:cs="Times New Roman"/>
                <w:szCs w:val="24"/>
              </w:rPr>
              <w:t xml:space="preserve"> (</w:t>
            </w:r>
            <w:proofErr w:type="spellStart"/>
            <w:r w:rsidRPr="0073600B">
              <w:rPr>
                <w:rFonts w:cs="Times New Roman"/>
                <w:szCs w:val="24"/>
              </w:rPr>
              <w:t>Contoh</w:t>
            </w:r>
            <w:proofErr w:type="spellEnd"/>
            <w:r w:rsidRPr="0073600B">
              <w:rPr>
                <w:rFonts w:cs="Times New Roman"/>
                <w:szCs w:val="24"/>
              </w:rPr>
              <w:t xml:space="preserve">: </w:t>
            </w:r>
            <w:proofErr w:type="spellStart"/>
            <w:r w:rsidRPr="0073600B">
              <w:rPr>
                <w:rFonts w:cs="Times New Roman"/>
                <w:szCs w:val="24"/>
              </w:rPr>
              <w:t>Pengalaman</w:t>
            </w:r>
            <w:proofErr w:type="spellEnd"/>
            <w:r w:rsidRPr="0073600B">
              <w:rPr>
                <w:rFonts w:cs="Times New Roman"/>
                <w:szCs w:val="24"/>
              </w:rPr>
              <w:t xml:space="preserve"> 4.5 </w:t>
            </w:r>
            <w:proofErr w:type="spellStart"/>
            <w:r w:rsidRPr="0073600B">
              <w:rPr>
                <w:rFonts w:cs="Times New Roman"/>
                <w:szCs w:val="24"/>
              </w:rPr>
              <w:t>tahun</w:t>
            </w:r>
            <w:proofErr w:type="spellEnd"/>
            <w:r w:rsidRPr="0073600B">
              <w:rPr>
                <w:rFonts w:cs="Times New Roman"/>
                <w:szCs w:val="24"/>
              </w:rPr>
              <w:t>)</w:t>
            </w:r>
          </w:p>
          <w:p w14:paraId="2B222CB9" w14:textId="77777777" w:rsidR="0073600B" w:rsidRPr="0073600B" w:rsidRDefault="0073600B" w:rsidP="002A1E3B">
            <w:pPr>
              <w:pStyle w:val="ListParagraph"/>
              <w:spacing w:line="360" w:lineRule="auto"/>
              <w:jc w:val="left"/>
              <w:rPr>
                <w:rFonts w:cs="Times New Roman"/>
                <w:szCs w:val="24"/>
              </w:rPr>
            </w:pPr>
            <w:proofErr w:type="spellStart"/>
            <w:r w:rsidRPr="0073600B">
              <w:rPr>
                <w:rFonts w:cs="Times New Roman"/>
                <w:szCs w:val="24"/>
              </w:rPr>
              <w:t>pengalaman_baru</w:t>
            </w:r>
            <w:proofErr w:type="spellEnd"/>
            <w:r w:rsidRPr="0073600B">
              <w:rPr>
                <w:rFonts w:cs="Times New Roman"/>
                <w:szCs w:val="24"/>
              </w:rPr>
              <w:t xml:space="preserve"> = </w:t>
            </w:r>
            <w:proofErr w:type="spellStart"/>
            <w:proofErr w:type="gramStart"/>
            <w:r w:rsidRPr="0073600B">
              <w:rPr>
                <w:rFonts w:cs="Times New Roman"/>
                <w:szCs w:val="24"/>
              </w:rPr>
              <w:t>np.array</w:t>
            </w:r>
            <w:proofErr w:type="spellEnd"/>
            <w:proofErr w:type="gramEnd"/>
            <w:r w:rsidRPr="0073600B">
              <w:rPr>
                <w:rFonts w:cs="Times New Roman"/>
                <w:szCs w:val="24"/>
              </w:rPr>
              <w:t>([[4.5]])</w:t>
            </w:r>
          </w:p>
          <w:p w14:paraId="591A6D54" w14:textId="77777777" w:rsidR="0073600B" w:rsidRPr="0073600B" w:rsidRDefault="0073600B" w:rsidP="002A1E3B">
            <w:pPr>
              <w:pStyle w:val="ListParagraph"/>
              <w:spacing w:line="360" w:lineRule="auto"/>
              <w:jc w:val="left"/>
              <w:rPr>
                <w:rFonts w:cs="Times New Roman"/>
                <w:szCs w:val="24"/>
              </w:rPr>
            </w:pPr>
            <w:proofErr w:type="spellStart"/>
            <w:r w:rsidRPr="0073600B">
              <w:rPr>
                <w:rFonts w:cs="Times New Roman"/>
                <w:szCs w:val="24"/>
              </w:rPr>
              <w:lastRenderedPageBreak/>
              <w:t>prediksi_gaji</w:t>
            </w:r>
            <w:proofErr w:type="spellEnd"/>
            <w:r w:rsidRPr="0073600B">
              <w:rPr>
                <w:rFonts w:cs="Times New Roman"/>
                <w:szCs w:val="24"/>
              </w:rPr>
              <w:t xml:space="preserve"> = </w:t>
            </w:r>
            <w:proofErr w:type="spellStart"/>
            <w:proofErr w:type="gramStart"/>
            <w:r w:rsidRPr="0073600B">
              <w:rPr>
                <w:rFonts w:cs="Times New Roman"/>
                <w:szCs w:val="24"/>
              </w:rPr>
              <w:t>model.predict</w:t>
            </w:r>
            <w:proofErr w:type="spellEnd"/>
            <w:proofErr w:type="gramEnd"/>
            <w:r w:rsidRPr="0073600B">
              <w:rPr>
                <w:rFonts w:cs="Times New Roman"/>
                <w:szCs w:val="24"/>
              </w:rPr>
              <w:t>(</w:t>
            </w:r>
            <w:proofErr w:type="spellStart"/>
            <w:r w:rsidRPr="0073600B">
              <w:rPr>
                <w:rFonts w:cs="Times New Roman"/>
                <w:szCs w:val="24"/>
              </w:rPr>
              <w:t>pengalaman_baru</w:t>
            </w:r>
            <w:proofErr w:type="spellEnd"/>
            <w:r w:rsidRPr="0073600B">
              <w:rPr>
                <w:rFonts w:cs="Times New Roman"/>
                <w:szCs w:val="24"/>
              </w:rPr>
              <w:t>)</w:t>
            </w:r>
          </w:p>
          <w:p w14:paraId="62134A14" w14:textId="14054CFA" w:rsidR="003907F6" w:rsidRDefault="0073600B" w:rsidP="002A1E3B">
            <w:pPr>
              <w:pStyle w:val="ListParagraph"/>
              <w:spacing w:line="360" w:lineRule="auto"/>
              <w:jc w:val="left"/>
              <w:rPr>
                <w:rFonts w:cs="Times New Roman"/>
                <w:szCs w:val="24"/>
              </w:rPr>
            </w:pPr>
            <w:proofErr w:type="gramStart"/>
            <w:r w:rsidRPr="0073600B">
              <w:rPr>
                <w:rFonts w:cs="Times New Roman"/>
                <w:szCs w:val="24"/>
              </w:rPr>
              <w:t>print(</w:t>
            </w:r>
            <w:proofErr w:type="spellStart"/>
            <w:proofErr w:type="gramEnd"/>
            <w:r w:rsidRPr="0073600B">
              <w:rPr>
                <w:rFonts w:cs="Times New Roman"/>
                <w:szCs w:val="24"/>
              </w:rPr>
              <w:t>f"Estimasi</w:t>
            </w:r>
            <w:proofErr w:type="spellEnd"/>
            <w:r w:rsidRPr="0073600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73600B">
              <w:rPr>
                <w:rFonts w:cs="Times New Roman"/>
                <w:szCs w:val="24"/>
              </w:rPr>
              <w:t>gaji</w:t>
            </w:r>
            <w:proofErr w:type="spellEnd"/>
            <w:r w:rsidRPr="0073600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73600B">
              <w:rPr>
                <w:rFonts w:cs="Times New Roman"/>
                <w:szCs w:val="24"/>
              </w:rPr>
              <w:t>untuk</w:t>
            </w:r>
            <w:proofErr w:type="spellEnd"/>
            <w:r w:rsidRPr="0073600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73600B">
              <w:rPr>
                <w:rFonts w:cs="Times New Roman"/>
                <w:szCs w:val="24"/>
              </w:rPr>
              <w:t>pengalaman</w:t>
            </w:r>
            <w:proofErr w:type="spellEnd"/>
            <w:r w:rsidRPr="0073600B">
              <w:rPr>
                <w:rFonts w:cs="Times New Roman"/>
                <w:szCs w:val="24"/>
              </w:rPr>
              <w:t xml:space="preserve"> 4.5 </w:t>
            </w:r>
            <w:proofErr w:type="spellStart"/>
            <w:r w:rsidRPr="0073600B">
              <w:rPr>
                <w:rFonts w:cs="Times New Roman"/>
                <w:szCs w:val="24"/>
              </w:rPr>
              <w:t>tahun</w:t>
            </w:r>
            <w:proofErr w:type="spellEnd"/>
            <w:r w:rsidRPr="0073600B">
              <w:rPr>
                <w:rFonts w:cs="Times New Roman"/>
                <w:szCs w:val="24"/>
              </w:rPr>
              <w:t>: Rp {</w:t>
            </w:r>
            <w:proofErr w:type="spellStart"/>
            <w:r w:rsidRPr="0073600B">
              <w:rPr>
                <w:rFonts w:cs="Times New Roman"/>
                <w:szCs w:val="24"/>
              </w:rPr>
              <w:t>prediksi_gaji</w:t>
            </w:r>
            <w:proofErr w:type="spellEnd"/>
            <w:r w:rsidRPr="0073600B">
              <w:rPr>
                <w:rFonts w:cs="Times New Roman"/>
                <w:szCs w:val="24"/>
              </w:rPr>
              <w:t>[0]:,.2f}")</w:t>
            </w:r>
          </w:p>
        </w:tc>
      </w:tr>
    </w:tbl>
    <w:p w14:paraId="46DD3A2C" w14:textId="77777777" w:rsidR="008A69B5" w:rsidRPr="005D06E7" w:rsidRDefault="008A69B5" w:rsidP="00504D9B">
      <w:pPr>
        <w:pStyle w:val="ListParagraph"/>
        <w:spacing w:line="360" w:lineRule="auto"/>
        <w:rPr>
          <w:rFonts w:cs="Times New Roman"/>
          <w:szCs w:val="24"/>
        </w:rPr>
      </w:pPr>
    </w:p>
    <w:p w14:paraId="129DD7A6" w14:textId="09552810" w:rsidR="001C2967" w:rsidRPr="004A062B" w:rsidRDefault="008A69B5" w:rsidP="00504D9B">
      <w:pPr>
        <w:pStyle w:val="ListParagraph"/>
        <w:spacing w:line="360" w:lineRule="auto"/>
        <w:rPr>
          <w:rFonts w:cs="Times New Roman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B685A9" wp14:editId="79329143">
                <wp:simplePos x="0" y="0"/>
                <wp:positionH relativeFrom="column">
                  <wp:posOffset>121285</wp:posOffset>
                </wp:positionH>
                <wp:positionV relativeFrom="paragraph">
                  <wp:posOffset>8221980</wp:posOffset>
                </wp:positionV>
                <wp:extent cx="5495290" cy="635"/>
                <wp:effectExtent l="0" t="0" r="0" b="0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52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2EDC46" w14:textId="3E35113B" w:rsidR="008A69B5" w:rsidRPr="00C96150" w:rsidRDefault="008A69B5" w:rsidP="008A69B5">
                            <w:pPr>
                              <w:pStyle w:val="Caption"/>
                              <w:jc w:val="center"/>
                              <w:rPr>
                                <w:rFonts w:cs="Times New Roman"/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 xml:space="preserve">Gambar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Gambar \* ARABIC </w:instrText>
                            </w:r>
                            <w:r>
                              <w:fldChar w:fldCharType="separate"/>
                            </w:r>
                            <w:r w:rsidR="008F37BA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 Chip Quantum Computer Google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B685A9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9.55pt;margin-top:647.4pt;width:432.7pt;height:.0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" stroked="f">
                <v:textbox style="mso-fit-shape-to-text:t" inset="0,0,0,0">
                  <w:txbxContent>
                    <w:p w14:paraId="532EDC46" w14:textId="3E35113B" w:rsidR="008A69B5" w:rsidRPr="00C96150" w:rsidRDefault="008A69B5" w:rsidP="008A69B5">
                      <w:pPr>
                        <w:pStyle w:val="Caption"/>
                        <w:jc w:val="center"/>
                        <w:rPr>
                          <w:rFonts w:cs="Times New Roman"/>
                          <w:b/>
                          <w:bCs/>
                          <w:noProof/>
                          <w:sz w:val="24"/>
                          <w:szCs w:val="24"/>
                        </w:rPr>
                      </w:pPr>
                      <w:r>
                        <w:t xml:space="preserve">Gambar </w:t>
                      </w:r>
                      <w:r>
                        <w:fldChar w:fldCharType="begin"/>
                      </w:r>
                      <w:r>
                        <w:instrText xml:space="preserve"> SEQ Gambar \* ARABIC </w:instrText>
                      </w:r>
                      <w:r>
                        <w:fldChar w:fldCharType="separate"/>
                      </w:r>
                      <w:r w:rsidR="008F37BA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 Chip Quantum Computer Google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7F42646" wp14:editId="7C6D3167">
                <wp:simplePos x="0" y="0"/>
                <wp:positionH relativeFrom="column">
                  <wp:posOffset>53340</wp:posOffset>
                </wp:positionH>
                <wp:positionV relativeFrom="paragraph">
                  <wp:posOffset>8164830</wp:posOffset>
                </wp:positionV>
                <wp:extent cx="5604510" cy="635"/>
                <wp:effectExtent l="0" t="0" r="0" b="0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4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522C634" w14:textId="2F857DA9" w:rsidR="008A69B5" w:rsidRPr="00E84504" w:rsidRDefault="008A69B5" w:rsidP="001C2967">
                            <w:pPr>
                              <w:pStyle w:val="Caption"/>
                              <w:rPr>
                                <w:rFonts w:cs="Times New Roman"/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F42646" id="Text Box 9" o:spid="_x0000_s1027" type="#_x0000_t202" style="position:absolute;left:0;text-align:left;margin-left:4.2pt;margin-top:642.9pt;width:441.3pt;height:.05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" stroked="f">
                <v:textbox style="mso-fit-shape-to-text:t" inset="0,0,0,0">
                  <w:txbxContent>
                    <w:p w14:paraId="7522C634" w14:textId="2F857DA9" w:rsidR="008A69B5" w:rsidRPr="00E84504" w:rsidRDefault="008A69B5" w:rsidP="001C2967">
                      <w:pPr>
                        <w:pStyle w:val="Caption"/>
                        <w:rPr>
                          <w:rFonts w:cs="Times New Roman"/>
                          <w:b/>
                          <w:bCs/>
                          <w:noProof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1C2967" w:rsidRPr="001C2967">
        <w:rPr>
          <w:rFonts w:cs="Times New Roman"/>
          <w:b/>
          <w:bCs/>
          <w:sz w:val="28"/>
          <w:szCs w:val="28"/>
        </w:rPr>
        <w:br w:type="page"/>
      </w:r>
    </w:p>
    <w:p w14:paraId="7DAF9674" w14:textId="1DEDF183" w:rsidR="002B49F2" w:rsidRDefault="008A69B5" w:rsidP="00504D9B">
      <w:pPr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 w:rsidRPr="00483D45">
        <w:rPr>
          <w:rFonts w:cs="Times New Roman"/>
          <w:b/>
          <w:bCs/>
          <w:sz w:val="28"/>
          <w:szCs w:val="28"/>
        </w:rPr>
        <w:lastRenderedPageBreak/>
        <w:t xml:space="preserve">BAB III </w:t>
      </w:r>
    </w:p>
    <w:p w14:paraId="19158E4C" w14:textId="42FCF77F" w:rsidR="008A69B5" w:rsidRPr="009B6AC6" w:rsidRDefault="000E5EB7" w:rsidP="000540CC">
      <w:pPr>
        <w:spacing w:line="360" w:lineRule="auto"/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 w:val="28"/>
          <w:szCs w:val="28"/>
        </w:rPr>
        <w:t>KESIMPULAN</w:t>
      </w:r>
      <w:r w:rsidR="008A69B5" w:rsidRPr="009B6AC6">
        <w:rPr>
          <w:rFonts w:cs="Times New Roman"/>
          <w:b/>
          <w:bCs/>
          <w:szCs w:val="24"/>
        </w:rPr>
        <w:t xml:space="preserve"> </w:t>
      </w:r>
    </w:p>
    <w:p w14:paraId="0997B105" w14:textId="03FBB57F" w:rsidR="00FE0B5D" w:rsidRPr="00FE0B5D" w:rsidRDefault="00FE0B5D" w:rsidP="00537A27">
      <w:pPr>
        <w:spacing w:line="360" w:lineRule="auto"/>
        <w:rPr>
          <w:rFonts w:cs="Times New Roman"/>
          <w:b/>
          <w:bCs/>
          <w:sz w:val="28"/>
          <w:szCs w:val="28"/>
        </w:rPr>
      </w:pPr>
      <w:r w:rsidRPr="00917DD0">
        <w:rPr>
          <w:rFonts w:cs="Times New Roman"/>
          <w:b/>
          <w:bCs/>
          <w:sz w:val="28"/>
          <w:szCs w:val="28"/>
        </w:rPr>
        <w:t>3.</w:t>
      </w:r>
      <w:r>
        <w:rPr>
          <w:rFonts w:cs="Times New Roman"/>
          <w:b/>
          <w:bCs/>
          <w:sz w:val="28"/>
          <w:szCs w:val="28"/>
        </w:rPr>
        <w:t>2</w:t>
      </w:r>
      <w:r w:rsidRPr="00917DD0">
        <w:rPr>
          <w:rFonts w:cs="Times New Roman"/>
          <w:b/>
          <w:bCs/>
          <w:sz w:val="28"/>
          <w:szCs w:val="28"/>
        </w:rPr>
        <w:t xml:space="preserve"> </w:t>
      </w:r>
      <w:r>
        <w:rPr>
          <w:rFonts w:cs="Times New Roman"/>
          <w:b/>
          <w:bCs/>
          <w:sz w:val="28"/>
          <w:szCs w:val="28"/>
        </w:rPr>
        <w:t>Kesimpulan</w:t>
      </w:r>
    </w:p>
    <w:p w14:paraId="39EBD2A5" w14:textId="480B5501" w:rsidR="00D60E43" w:rsidRPr="00D60E43" w:rsidRDefault="00BE5EF3" w:rsidP="00D60E43">
      <w:pPr>
        <w:spacing w:line="360" w:lineRule="auto"/>
        <w:ind w:firstLine="720"/>
      </w:pPr>
      <w:r w:rsidRPr="00D60E43">
        <w:t xml:space="preserve">Model </w:t>
      </w:r>
      <w:proofErr w:type="spellStart"/>
      <w:r w:rsidRPr="00D60E43">
        <w:t>estimasi</w:t>
      </w:r>
      <w:proofErr w:type="spellEnd"/>
      <w:r w:rsidRPr="00D60E43">
        <w:t xml:space="preserve"> </w:t>
      </w:r>
      <w:proofErr w:type="spellStart"/>
      <w:r w:rsidRPr="00D60E43">
        <w:t>merupakan</w:t>
      </w:r>
      <w:proofErr w:type="spellEnd"/>
      <w:r w:rsidRPr="00D60E43">
        <w:t xml:space="preserve"> </w:t>
      </w:r>
      <w:r w:rsidR="00D60E43" w:rsidRPr="00D60E43">
        <w:t xml:space="preserve">salah </w:t>
      </w:r>
      <w:proofErr w:type="spellStart"/>
      <w:r w:rsidR="00D60E43" w:rsidRPr="00D60E43">
        <w:t>satu</w:t>
      </w:r>
      <w:proofErr w:type="spellEnd"/>
      <w:r w:rsidR="00D60E43" w:rsidRPr="00D60E43">
        <w:t xml:space="preserve"> </w:t>
      </w:r>
      <w:proofErr w:type="spellStart"/>
      <w:r w:rsidRPr="00D60E43">
        <w:t>teknik</w:t>
      </w:r>
      <w:proofErr w:type="spellEnd"/>
      <w:r w:rsidRPr="00D60E43">
        <w:t xml:space="preserve"> </w:t>
      </w:r>
      <w:proofErr w:type="spellStart"/>
      <w:r w:rsidR="00D60E43" w:rsidRPr="00D60E43">
        <w:t>esensial</w:t>
      </w:r>
      <w:proofErr w:type="spellEnd"/>
      <w:r w:rsidR="00D60E43" w:rsidRPr="00D60E43">
        <w:t xml:space="preserve"> </w:t>
      </w:r>
      <w:proofErr w:type="spellStart"/>
      <w:r w:rsidR="00D60E43" w:rsidRPr="00D60E43">
        <w:t>dalam</w:t>
      </w:r>
      <w:proofErr w:type="spellEnd"/>
      <w:r w:rsidR="00D60E43" w:rsidRPr="00D60E43">
        <w:t xml:space="preserve"> </w:t>
      </w:r>
      <w:r w:rsidRPr="00D60E43">
        <w:rPr>
          <w:i/>
        </w:rPr>
        <w:t>data mining</w:t>
      </w:r>
      <w:r w:rsidRPr="00D60E43">
        <w:t xml:space="preserve"> yang </w:t>
      </w:r>
      <w:proofErr w:type="spellStart"/>
      <w:r w:rsidR="00D60E43" w:rsidRPr="00D60E43">
        <w:t>difungsikan</w:t>
      </w:r>
      <w:proofErr w:type="spellEnd"/>
      <w:r w:rsidR="00D60E43" w:rsidRPr="00D60E43">
        <w:t xml:space="preserve"> </w:t>
      </w:r>
      <w:proofErr w:type="spellStart"/>
      <w:r w:rsidR="00D60E43" w:rsidRPr="00D60E43">
        <w:t>untuk</w:t>
      </w:r>
      <w:proofErr w:type="spellEnd"/>
      <w:r w:rsidR="00D60E43" w:rsidRPr="00D60E43">
        <w:t xml:space="preserve"> </w:t>
      </w:r>
      <w:proofErr w:type="spellStart"/>
      <w:r w:rsidRPr="00D60E43">
        <w:t>memprediksi</w:t>
      </w:r>
      <w:proofErr w:type="spellEnd"/>
      <w:r w:rsidRPr="00D60E43">
        <w:t xml:space="preserve"> </w:t>
      </w:r>
      <w:proofErr w:type="spellStart"/>
      <w:r w:rsidRPr="00D60E43">
        <w:t>nilai</w:t>
      </w:r>
      <w:proofErr w:type="spellEnd"/>
      <w:r w:rsidRPr="00D60E43">
        <w:t xml:space="preserve"> </w:t>
      </w:r>
      <w:proofErr w:type="spellStart"/>
      <w:r w:rsidRPr="00D60E43">
        <w:t>numerik</w:t>
      </w:r>
      <w:proofErr w:type="spellEnd"/>
      <w:r w:rsidRPr="00D60E43">
        <w:t xml:space="preserve"> </w:t>
      </w:r>
      <w:proofErr w:type="spellStart"/>
      <w:r w:rsidRPr="00D60E43">
        <w:t>kontinu</w:t>
      </w:r>
      <w:proofErr w:type="spellEnd"/>
      <w:r w:rsidRPr="00D60E43">
        <w:t xml:space="preserve"> </w:t>
      </w:r>
      <w:proofErr w:type="spellStart"/>
      <w:r w:rsidRPr="00D60E43">
        <w:t>berdasarkan</w:t>
      </w:r>
      <w:proofErr w:type="spellEnd"/>
      <w:r w:rsidRPr="00D60E43">
        <w:t xml:space="preserve"> </w:t>
      </w:r>
      <w:proofErr w:type="spellStart"/>
      <w:r w:rsidR="00D60E43" w:rsidRPr="00D60E43">
        <w:t>analisis</w:t>
      </w:r>
      <w:proofErr w:type="spellEnd"/>
      <w:r w:rsidR="00D60E43" w:rsidRPr="00D60E43">
        <w:t xml:space="preserve"> </w:t>
      </w:r>
      <w:proofErr w:type="spellStart"/>
      <w:r w:rsidR="00D60E43" w:rsidRPr="00D60E43">
        <w:t>terhadap</w:t>
      </w:r>
      <w:proofErr w:type="spellEnd"/>
      <w:r w:rsidR="00D60E43" w:rsidRPr="00D60E43">
        <w:t xml:space="preserve"> </w:t>
      </w:r>
      <w:r w:rsidRPr="00D60E43">
        <w:t xml:space="preserve">data </w:t>
      </w:r>
      <w:proofErr w:type="spellStart"/>
      <w:r w:rsidRPr="00D60E43">
        <w:t>historis</w:t>
      </w:r>
      <w:proofErr w:type="spellEnd"/>
      <w:r w:rsidRPr="00D60E43">
        <w:t xml:space="preserve">. </w:t>
      </w:r>
      <w:proofErr w:type="spellStart"/>
      <w:r w:rsidR="00D60E43" w:rsidRPr="00D60E43">
        <w:t>Berakar</w:t>
      </w:r>
      <w:proofErr w:type="spellEnd"/>
      <w:r w:rsidR="00D60E43" w:rsidRPr="00D60E43">
        <w:t xml:space="preserve"> </w:t>
      </w:r>
      <w:proofErr w:type="spellStart"/>
      <w:r w:rsidR="00D60E43" w:rsidRPr="00D60E43">
        <w:t>dari</w:t>
      </w:r>
      <w:proofErr w:type="spellEnd"/>
      <w:r w:rsidR="00D60E43" w:rsidRPr="00D60E43">
        <w:t xml:space="preserve"> </w:t>
      </w:r>
      <w:proofErr w:type="spellStart"/>
      <w:r w:rsidR="00D60E43" w:rsidRPr="00D60E43">
        <w:t>ilmu</w:t>
      </w:r>
      <w:proofErr w:type="spellEnd"/>
      <w:r w:rsidR="00D60E43" w:rsidRPr="00D60E43">
        <w:t xml:space="preserve"> </w:t>
      </w:r>
      <w:proofErr w:type="spellStart"/>
      <w:r w:rsidR="00D60E43" w:rsidRPr="00D60E43">
        <w:t>matematika</w:t>
      </w:r>
      <w:proofErr w:type="spellEnd"/>
      <w:r w:rsidR="00D60E43" w:rsidRPr="00D60E43">
        <w:t xml:space="preserve"> </w:t>
      </w:r>
      <w:proofErr w:type="spellStart"/>
      <w:r w:rsidR="00D60E43" w:rsidRPr="00D60E43">
        <w:t>klasik</w:t>
      </w:r>
      <w:proofErr w:type="spellEnd"/>
      <w:r w:rsidR="00D60E43" w:rsidRPr="00D60E43">
        <w:t xml:space="preserve"> </w:t>
      </w:r>
      <w:proofErr w:type="spellStart"/>
      <w:r w:rsidR="00D60E43" w:rsidRPr="00D60E43">
        <w:t>seperti</w:t>
      </w:r>
      <w:proofErr w:type="spellEnd"/>
      <w:r w:rsidR="00D60E43" w:rsidRPr="00D60E43">
        <w:t xml:space="preserve"> </w:t>
      </w:r>
      <w:proofErr w:type="spellStart"/>
      <w:r w:rsidR="00D60E43" w:rsidRPr="00D60E43">
        <w:t>metode</w:t>
      </w:r>
      <w:proofErr w:type="spellEnd"/>
      <w:r w:rsidR="00D60E43" w:rsidRPr="00D60E43">
        <w:t xml:space="preserve"> </w:t>
      </w:r>
      <w:proofErr w:type="spellStart"/>
      <w:r w:rsidR="00D60E43" w:rsidRPr="00D60E43">
        <w:t>Kuadrat</w:t>
      </w:r>
      <w:proofErr w:type="spellEnd"/>
      <w:r w:rsidR="00D60E43" w:rsidRPr="00D60E43">
        <w:t xml:space="preserve"> </w:t>
      </w:r>
      <w:proofErr w:type="spellStart"/>
      <w:r w:rsidR="00D60E43" w:rsidRPr="00D60E43">
        <w:t>Terkecil</w:t>
      </w:r>
      <w:proofErr w:type="spellEnd"/>
      <w:r w:rsidR="00D60E43" w:rsidRPr="00D60E43">
        <w:t xml:space="preserve"> (</w:t>
      </w:r>
      <w:r w:rsidR="00D60E43" w:rsidRPr="00D60E43">
        <w:rPr>
          <w:i/>
          <w:iCs/>
        </w:rPr>
        <w:t>Least Squares</w:t>
      </w:r>
      <w:r w:rsidR="00D60E43" w:rsidRPr="00D60E43">
        <w:t xml:space="preserve">), </w:t>
      </w:r>
      <w:proofErr w:type="spellStart"/>
      <w:r w:rsidR="00D60E43" w:rsidRPr="00D60E43">
        <w:t>teknik</w:t>
      </w:r>
      <w:proofErr w:type="spellEnd"/>
      <w:r w:rsidR="00D60E43" w:rsidRPr="00D60E43">
        <w:t xml:space="preserve"> </w:t>
      </w:r>
      <w:proofErr w:type="spellStart"/>
      <w:r w:rsidR="00D60E43" w:rsidRPr="00D60E43">
        <w:t>ini</w:t>
      </w:r>
      <w:proofErr w:type="spellEnd"/>
      <w:r w:rsidR="00D60E43" w:rsidRPr="00D60E43">
        <w:t xml:space="preserve"> </w:t>
      </w:r>
      <w:proofErr w:type="spellStart"/>
      <w:r w:rsidR="00D60E43" w:rsidRPr="00D60E43">
        <w:t>telah</w:t>
      </w:r>
      <w:proofErr w:type="spellEnd"/>
      <w:r w:rsidR="00D60E43" w:rsidRPr="00D60E43">
        <w:t xml:space="preserve"> </w:t>
      </w:r>
      <w:proofErr w:type="spellStart"/>
      <w:r w:rsidR="00D60E43" w:rsidRPr="00D60E43">
        <w:t>berevolusi</w:t>
      </w:r>
      <w:proofErr w:type="spellEnd"/>
      <w:r w:rsidR="00D60E43" w:rsidRPr="00D60E43">
        <w:t xml:space="preserve"> </w:t>
      </w:r>
      <w:proofErr w:type="spellStart"/>
      <w:r w:rsidR="00D60E43" w:rsidRPr="00D60E43">
        <w:t>menjadi</w:t>
      </w:r>
      <w:proofErr w:type="spellEnd"/>
      <w:r w:rsidR="00D60E43" w:rsidRPr="00D60E43">
        <w:t xml:space="preserve"> </w:t>
      </w:r>
      <w:proofErr w:type="spellStart"/>
      <w:r w:rsidR="00D60E43" w:rsidRPr="00D60E43">
        <w:t>pondasi</w:t>
      </w:r>
      <w:proofErr w:type="spellEnd"/>
      <w:r w:rsidR="00D60E43" w:rsidRPr="00D60E43">
        <w:t xml:space="preserve"> </w:t>
      </w:r>
      <w:proofErr w:type="spellStart"/>
      <w:r w:rsidR="00D60E43" w:rsidRPr="00D60E43">
        <w:t>analitik</w:t>
      </w:r>
      <w:proofErr w:type="spellEnd"/>
      <w:r w:rsidR="00D60E43" w:rsidRPr="00D60E43">
        <w:t xml:space="preserve"> modern di era </w:t>
      </w:r>
      <w:r w:rsidR="00D60E43" w:rsidRPr="00D60E43">
        <w:rPr>
          <w:i/>
          <w:iCs/>
        </w:rPr>
        <w:t>big data</w:t>
      </w:r>
      <w:r w:rsidR="00D60E43" w:rsidRPr="00D60E43">
        <w:t xml:space="preserve">. </w:t>
      </w:r>
      <w:proofErr w:type="spellStart"/>
      <w:r w:rsidR="00D60E43" w:rsidRPr="00D60E43">
        <w:t>Metode</w:t>
      </w:r>
      <w:proofErr w:type="spellEnd"/>
      <w:r w:rsidR="00D60E43" w:rsidRPr="00D60E43">
        <w:t xml:space="preserve"> </w:t>
      </w:r>
      <w:proofErr w:type="spellStart"/>
      <w:r w:rsidR="00D60E43" w:rsidRPr="00D60E43">
        <w:t>dasar</w:t>
      </w:r>
      <w:proofErr w:type="spellEnd"/>
      <w:r w:rsidR="00D60E43" w:rsidRPr="00D60E43">
        <w:t xml:space="preserve"> yang paling </w:t>
      </w:r>
      <w:proofErr w:type="spellStart"/>
      <w:r w:rsidR="00D60E43" w:rsidRPr="00D60E43">
        <w:t>umum</w:t>
      </w:r>
      <w:proofErr w:type="spellEnd"/>
      <w:r w:rsidR="00D60E43" w:rsidRPr="00D60E43">
        <w:t xml:space="preserve"> </w:t>
      </w:r>
      <w:proofErr w:type="spellStart"/>
      <w:r w:rsidR="00D60E43" w:rsidRPr="00D60E43">
        <w:t>digunakan</w:t>
      </w:r>
      <w:proofErr w:type="spellEnd"/>
      <w:r w:rsidR="00D60E43" w:rsidRPr="00D60E43">
        <w:t xml:space="preserve"> </w:t>
      </w:r>
      <w:proofErr w:type="spellStart"/>
      <w:r w:rsidR="00D60E43" w:rsidRPr="00D60E43">
        <w:t>adalah</w:t>
      </w:r>
      <w:proofErr w:type="spellEnd"/>
      <w:r w:rsidR="00D60E43" w:rsidRPr="00D60E43">
        <w:t xml:space="preserve"> </w:t>
      </w:r>
      <w:proofErr w:type="spellStart"/>
      <w:r w:rsidR="00D60E43" w:rsidRPr="00D60E43">
        <w:t>Regresi</w:t>
      </w:r>
      <w:proofErr w:type="spellEnd"/>
      <w:r w:rsidR="00D60E43" w:rsidRPr="00D60E43">
        <w:t xml:space="preserve"> Linear, di mana </w:t>
      </w:r>
      <w:proofErr w:type="spellStart"/>
      <w:r w:rsidR="00D60E43" w:rsidRPr="00D60E43">
        <w:t>variabel</w:t>
      </w:r>
      <w:proofErr w:type="spellEnd"/>
      <w:r w:rsidR="00D60E43" w:rsidRPr="00D60E43">
        <w:t xml:space="preserve"> target </w:t>
      </w:r>
      <w:proofErr w:type="spellStart"/>
      <w:r w:rsidR="00D60E43" w:rsidRPr="00D60E43">
        <w:t>diproyeksikan</w:t>
      </w:r>
      <w:proofErr w:type="spellEnd"/>
      <w:r w:rsidR="00D60E43" w:rsidRPr="00D60E43">
        <w:t xml:space="preserve"> </w:t>
      </w:r>
      <w:proofErr w:type="spellStart"/>
      <w:r w:rsidR="00D60E43" w:rsidRPr="00D60E43">
        <w:t>melalui</w:t>
      </w:r>
      <w:proofErr w:type="spellEnd"/>
      <w:r w:rsidR="00D60E43" w:rsidRPr="00D60E43">
        <w:t xml:space="preserve"> </w:t>
      </w:r>
      <w:proofErr w:type="spellStart"/>
      <w:r w:rsidR="00D60E43" w:rsidRPr="00D60E43">
        <w:t>persamaan</w:t>
      </w:r>
      <w:proofErr w:type="spellEnd"/>
      <w:r w:rsidR="00D60E43" w:rsidRPr="00D60E43">
        <w:t xml:space="preserve"> garis </w:t>
      </w:r>
      <w:proofErr w:type="spellStart"/>
      <w:r w:rsidR="00D60E43" w:rsidRPr="00D60E43">
        <w:t>lurus</w:t>
      </w:r>
      <w:proofErr w:type="spellEnd"/>
      <w:r w:rsidR="00D60E43" w:rsidRPr="00D60E43">
        <w:t xml:space="preserve"> </w:t>
      </w:r>
      <w:proofErr w:type="spellStart"/>
      <w:r w:rsidR="00D60E43" w:rsidRPr="00D60E43">
        <w:t>terbaik</w:t>
      </w:r>
      <w:proofErr w:type="spellEnd"/>
      <w:r w:rsidR="00D60E43" w:rsidRPr="00D60E43">
        <w:t xml:space="preserve"> yang </w:t>
      </w:r>
      <w:proofErr w:type="spellStart"/>
      <w:r w:rsidR="00D60E43" w:rsidRPr="00D60E43">
        <w:t>ditarik</w:t>
      </w:r>
      <w:proofErr w:type="spellEnd"/>
      <w:r w:rsidR="00D60E43" w:rsidRPr="00D60E43">
        <w:t xml:space="preserve"> </w:t>
      </w:r>
      <w:proofErr w:type="spellStart"/>
      <w:r w:rsidR="00D60E43" w:rsidRPr="00D60E43">
        <w:t>dari</w:t>
      </w:r>
      <w:proofErr w:type="spellEnd"/>
      <w:r w:rsidR="00D60E43" w:rsidRPr="00D60E43">
        <w:t xml:space="preserve"> </w:t>
      </w:r>
      <w:proofErr w:type="spellStart"/>
      <w:r w:rsidR="00D60E43" w:rsidRPr="00D60E43">
        <w:t>variabel</w:t>
      </w:r>
      <w:proofErr w:type="spellEnd"/>
      <w:r w:rsidR="00D60E43" w:rsidRPr="00D60E43">
        <w:t xml:space="preserve"> </w:t>
      </w:r>
      <w:proofErr w:type="spellStart"/>
      <w:r w:rsidR="00D60E43" w:rsidRPr="00D60E43">
        <w:t>prediktornya</w:t>
      </w:r>
      <w:proofErr w:type="spellEnd"/>
      <w:r w:rsidR="00D60E43" w:rsidRPr="00D60E43">
        <w:t>.</w:t>
      </w:r>
    </w:p>
    <w:p w14:paraId="02E0A587" w14:textId="4307981A" w:rsidR="008A69B5" w:rsidRDefault="00D00389" w:rsidP="00504D9B">
      <w:pPr>
        <w:spacing w:line="360" w:lineRule="auto"/>
        <w:ind w:firstLine="720"/>
        <w:rPr>
          <w:rFonts w:cs="Times New Roman"/>
          <w:szCs w:val="24"/>
        </w:rPr>
      </w:pPr>
      <w:r w:rsidRPr="00D00389">
        <w:t xml:space="preserve">Proses </w:t>
      </w:r>
      <w:proofErr w:type="spellStart"/>
      <w:r w:rsidRPr="00D00389">
        <w:t>pembuatan</w:t>
      </w:r>
      <w:proofErr w:type="spellEnd"/>
      <w:r w:rsidRPr="00D00389">
        <w:t xml:space="preserve"> model </w:t>
      </w:r>
      <w:proofErr w:type="spellStart"/>
      <w:r w:rsidRPr="00D00389">
        <w:t>estimasi</w:t>
      </w:r>
      <w:proofErr w:type="spellEnd"/>
      <w:r w:rsidRPr="00D00389">
        <w:t xml:space="preserve"> </w:t>
      </w:r>
      <w:proofErr w:type="spellStart"/>
      <w:r w:rsidRPr="00D00389">
        <w:t>ini</w:t>
      </w:r>
      <w:proofErr w:type="spellEnd"/>
      <w:r w:rsidRPr="00D00389">
        <w:t xml:space="preserve"> </w:t>
      </w:r>
      <w:proofErr w:type="spellStart"/>
      <w:r w:rsidRPr="00D00389">
        <w:t>dapat</w:t>
      </w:r>
      <w:proofErr w:type="spellEnd"/>
      <w:r w:rsidRPr="00D00389">
        <w:t xml:space="preserve"> </w:t>
      </w:r>
      <w:proofErr w:type="spellStart"/>
      <w:r w:rsidRPr="00D00389">
        <w:t>diterapkan</w:t>
      </w:r>
      <w:proofErr w:type="spellEnd"/>
      <w:r w:rsidRPr="00D00389">
        <w:t xml:space="preserve"> </w:t>
      </w:r>
      <w:proofErr w:type="spellStart"/>
      <w:r w:rsidRPr="00D00389">
        <w:t>secara</w:t>
      </w:r>
      <w:proofErr w:type="spellEnd"/>
      <w:r w:rsidRPr="00D00389">
        <w:t xml:space="preserve"> </w:t>
      </w:r>
      <w:proofErr w:type="spellStart"/>
      <w:r w:rsidRPr="00D00389">
        <w:t>sederhana</w:t>
      </w:r>
      <w:proofErr w:type="spellEnd"/>
      <w:r w:rsidRPr="00D00389">
        <w:t xml:space="preserve"> dan visual </w:t>
      </w:r>
      <w:proofErr w:type="spellStart"/>
      <w:r w:rsidRPr="00D00389">
        <w:t>menggunakan</w:t>
      </w:r>
      <w:proofErr w:type="spellEnd"/>
      <w:r w:rsidRPr="00D00389">
        <w:t xml:space="preserve"> Microsoft Excel </w:t>
      </w:r>
      <w:proofErr w:type="spellStart"/>
      <w:r w:rsidRPr="00D00389">
        <w:t>untuk</w:t>
      </w:r>
      <w:proofErr w:type="spellEnd"/>
      <w:r w:rsidRPr="00D00389">
        <w:t xml:space="preserve"> </w:t>
      </w:r>
      <w:proofErr w:type="spellStart"/>
      <w:r w:rsidRPr="00D00389">
        <w:t>analisis</w:t>
      </w:r>
      <w:proofErr w:type="spellEnd"/>
      <w:r w:rsidRPr="00D00389">
        <w:t xml:space="preserve"> </w:t>
      </w:r>
      <w:proofErr w:type="spellStart"/>
      <w:r w:rsidRPr="00D00389">
        <w:t>dasar</w:t>
      </w:r>
      <w:proofErr w:type="spellEnd"/>
      <w:r w:rsidRPr="00D00389">
        <w:t xml:space="preserve">. </w:t>
      </w:r>
      <w:proofErr w:type="spellStart"/>
      <w:r w:rsidRPr="00D00389">
        <w:t>Sementara</w:t>
      </w:r>
      <w:proofErr w:type="spellEnd"/>
      <w:r w:rsidRPr="00D00389">
        <w:t xml:space="preserve"> </w:t>
      </w:r>
      <w:proofErr w:type="spellStart"/>
      <w:r w:rsidRPr="00D00389">
        <w:t>itu</w:t>
      </w:r>
      <w:proofErr w:type="spellEnd"/>
      <w:r w:rsidRPr="00D00389">
        <w:t xml:space="preserve">, </w:t>
      </w:r>
      <w:proofErr w:type="spellStart"/>
      <w:r w:rsidRPr="00D00389">
        <w:t>untuk</w:t>
      </w:r>
      <w:proofErr w:type="spellEnd"/>
      <w:r w:rsidRPr="00D00389">
        <w:t xml:space="preserve"> </w:t>
      </w:r>
      <w:proofErr w:type="spellStart"/>
      <w:r w:rsidRPr="00D00389">
        <w:t>kebutuhan</w:t>
      </w:r>
      <w:proofErr w:type="spellEnd"/>
      <w:r w:rsidRPr="00D00389">
        <w:t xml:space="preserve"> </w:t>
      </w:r>
      <w:proofErr w:type="spellStart"/>
      <w:r w:rsidRPr="00D00389">
        <w:t>pengolahan</w:t>
      </w:r>
      <w:proofErr w:type="spellEnd"/>
      <w:r w:rsidRPr="00D00389">
        <w:t xml:space="preserve"> data yang </w:t>
      </w:r>
      <w:proofErr w:type="spellStart"/>
      <w:r w:rsidRPr="00D00389">
        <w:t>lebih</w:t>
      </w:r>
      <w:proofErr w:type="spellEnd"/>
      <w:r w:rsidRPr="00D00389">
        <w:t xml:space="preserve"> </w:t>
      </w:r>
      <w:proofErr w:type="spellStart"/>
      <w:r w:rsidRPr="00D00389">
        <w:t>kompleks</w:t>
      </w:r>
      <w:proofErr w:type="spellEnd"/>
      <w:r w:rsidRPr="00D00389">
        <w:t xml:space="preserve">, </w:t>
      </w:r>
      <w:proofErr w:type="spellStart"/>
      <w:r w:rsidRPr="00D00389">
        <w:t>besar</w:t>
      </w:r>
      <w:proofErr w:type="spellEnd"/>
      <w:r w:rsidRPr="00D00389">
        <w:t xml:space="preserve">, dan </w:t>
      </w:r>
      <w:proofErr w:type="spellStart"/>
      <w:r w:rsidRPr="00D00389">
        <w:t>terotomatisasi</w:t>
      </w:r>
      <w:proofErr w:type="spellEnd"/>
      <w:r w:rsidRPr="00D00389">
        <w:t xml:space="preserve">, </w:t>
      </w:r>
      <w:proofErr w:type="spellStart"/>
      <w:r w:rsidRPr="00D00389">
        <w:t>implementasi</w:t>
      </w:r>
      <w:proofErr w:type="spellEnd"/>
      <w:r w:rsidRPr="00D00389">
        <w:t xml:space="preserve"> </w:t>
      </w:r>
      <w:proofErr w:type="spellStart"/>
      <w:r w:rsidRPr="00D00389">
        <w:t>menggunakan</w:t>
      </w:r>
      <w:proofErr w:type="spellEnd"/>
      <w:r w:rsidRPr="00D00389">
        <w:t xml:space="preserve"> </w:t>
      </w:r>
      <w:proofErr w:type="spellStart"/>
      <w:r w:rsidRPr="00D00389">
        <w:t>bahasa</w:t>
      </w:r>
      <w:proofErr w:type="spellEnd"/>
      <w:r w:rsidRPr="00D00389">
        <w:t xml:space="preserve"> </w:t>
      </w:r>
      <w:proofErr w:type="spellStart"/>
      <w:r w:rsidRPr="00D00389">
        <w:t>pemrograman</w:t>
      </w:r>
      <w:proofErr w:type="spellEnd"/>
      <w:r w:rsidRPr="00D00389">
        <w:t xml:space="preserve"> Python </w:t>
      </w:r>
      <w:proofErr w:type="spellStart"/>
      <w:r w:rsidRPr="00D00389">
        <w:t>bersama</w:t>
      </w:r>
      <w:proofErr w:type="spellEnd"/>
      <w:r w:rsidRPr="00D00389">
        <w:t xml:space="preserve"> </w:t>
      </w:r>
      <w:r w:rsidRPr="00D00389">
        <w:rPr>
          <w:i/>
          <w:iCs/>
        </w:rPr>
        <w:t>library machine learning</w:t>
      </w:r>
      <w:r w:rsidRPr="00D00389">
        <w:t xml:space="preserve"> </w:t>
      </w:r>
      <w:proofErr w:type="spellStart"/>
      <w:r w:rsidRPr="00D00389">
        <w:t>menjadi</w:t>
      </w:r>
      <w:proofErr w:type="spellEnd"/>
      <w:r w:rsidRPr="00D00389">
        <w:t xml:space="preserve"> </w:t>
      </w:r>
      <w:proofErr w:type="spellStart"/>
      <w:r w:rsidRPr="00D00389">
        <w:t>standar</w:t>
      </w:r>
      <w:proofErr w:type="spellEnd"/>
      <w:r w:rsidRPr="00D00389">
        <w:t xml:space="preserve"> </w:t>
      </w:r>
      <w:proofErr w:type="spellStart"/>
      <w:r w:rsidRPr="00D00389">
        <w:t>industri</w:t>
      </w:r>
      <w:proofErr w:type="spellEnd"/>
      <w:r w:rsidRPr="00D00389">
        <w:t xml:space="preserve">. </w:t>
      </w:r>
      <w:proofErr w:type="spellStart"/>
      <w:r w:rsidRPr="00D00389">
        <w:t>Penguasaan</w:t>
      </w:r>
      <w:proofErr w:type="spellEnd"/>
      <w:r w:rsidRPr="00D00389">
        <w:t xml:space="preserve"> </w:t>
      </w:r>
      <w:proofErr w:type="spellStart"/>
      <w:r w:rsidRPr="00D00389">
        <w:t>atas</w:t>
      </w:r>
      <w:proofErr w:type="spellEnd"/>
      <w:r w:rsidRPr="00D00389">
        <w:t xml:space="preserve"> </w:t>
      </w:r>
      <w:proofErr w:type="spellStart"/>
      <w:r w:rsidRPr="00D00389">
        <w:t>konsep</w:t>
      </w:r>
      <w:proofErr w:type="spellEnd"/>
      <w:r w:rsidRPr="00D00389">
        <w:t xml:space="preserve"> dan </w:t>
      </w:r>
      <w:proofErr w:type="spellStart"/>
      <w:r w:rsidRPr="00D00389">
        <w:t>implementasi</w:t>
      </w:r>
      <w:proofErr w:type="spellEnd"/>
      <w:r w:rsidRPr="00D00389">
        <w:t xml:space="preserve"> </w:t>
      </w:r>
      <w:proofErr w:type="spellStart"/>
      <w:r w:rsidRPr="00D00389">
        <w:t>estimasi</w:t>
      </w:r>
      <w:proofErr w:type="spellEnd"/>
      <w:r w:rsidRPr="00D00389">
        <w:t xml:space="preserve"> </w:t>
      </w:r>
      <w:proofErr w:type="spellStart"/>
      <w:r w:rsidRPr="00D00389">
        <w:t>memberikan</w:t>
      </w:r>
      <w:proofErr w:type="spellEnd"/>
      <w:r w:rsidRPr="00D00389">
        <w:t xml:space="preserve"> </w:t>
      </w:r>
      <w:proofErr w:type="spellStart"/>
      <w:r w:rsidRPr="00D00389">
        <w:t>kemampuan</w:t>
      </w:r>
      <w:proofErr w:type="spellEnd"/>
      <w:r w:rsidRPr="00D00389">
        <w:t xml:space="preserve"> </w:t>
      </w:r>
      <w:proofErr w:type="spellStart"/>
      <w:r w:rsidRPr="00D00389">
        <w:t>bagi</w:t>
      </w:r>
      <w:proofErr w:type="spellEnd"/>
      <w:r w:rsidRPr="00D00389">
        <w:t xml:space="preserve"> </w:t>
      </w:r>
      <w:proofErr w:type="spellStart"/>
      <w:r w:rsidRPr="00D00389">
        <w:t>organisasi</w:t>
      </w:r>
      <w:proofErr w:type="spellEnd"/>
      <w:r w:rsidRPr="00D00389">
        <w:t xml:space="preserve"> </w:t>
      </w:r>
      <w:proofErr w:type="spellStart"/>
      <w:r w:rsidRPr="00D00389">
        <w:t>untuk</w:t>
      </w:r>
      <w:proofErr w:type="spellEnd"/>
      <w:r w:rsidRPr="00D00389">
        <w:t xml:space="preserve"> </w:t>
      </w:r>
      <w:proofErr w:type="spellStart"/>
      <w:r w:rsidRPr="00D00389">
        <w:t>melakukan</w:t>
      </w:r>
      <w:proofErr w:type="spellEnd"/>
      <w:r w:rsidRPr="00D00389">
        <w:t xml:space="preserve"> </w:t>
      </w:r>
      <w:proofErr w:type="spellStart"/>
      <w:r w:rsidRPr="00D00389">
        <w:t>perencanaan</w:t>
      </w:r>
      <w:proofErr w:type="spellEnd"/>
      <w:r w:rsidRPr="00D00389">
        <w:t xml:space="preserve"> </w:t>
      </w:r>
      <w:proofErr w:type="spellStart"/>
      <w:r w:rsidRPr="00D00389">
        <w:t>strategis</w:t>
      </w:r>
      <w:proofErr w:type="spellEnd"/>
      <w:r w:rsidRPr="00D00389">
        <w:t xml:space="preserve"> </w:t>
      </w:r>
      <w:proofErr w:type="spellStart"/>
      <w:r w:rsidRPr="00D00389">
        <w:t>berbasis</w:t>
      </w:r>
      <w:proofErr w:type="spellEnd"/>
      <w:r w:rsidRPr="00D00389">
        <w:t xml:space="preserve"> data (</w:t>
      </w:r>
      <w:r w:rsidRPr="00D00389">
        <w:rPr>
          <w:i/>
          <w:iCs/>
        </w:rPr>
        <w:t>data-driven decision making</w:t>
      </w:r>
      <w:r w:rsidRPr="00D00389">
        <w:t>).</w:t>
      </w:r>
    </w:p>
    <w:p w14:paraId="405B45BA" w14:textId="77777777" w:rsidR="00B82F67" w:rsidRDefault="00B82F67" w:rsidP="00B82F67">
      <w:pPr>
        <w:spacing w:line="360" w:lineRule="auto"/>
        <w:rPr>
          <w:rFonts w:cs="Times New Roman"/>
          <w:szCs w:val="24"/>
        </w:rPr>
      </w:pPr>
    </w:p>
    <w:p w14:paraId="29901D27" w14:textId="6D2CF58A" w:rsidR="00537A27" w:rsidRDefault="00B82F67" w:rsidP="00B82F67">
      <w:pPr>
        <w:spacing w:line="360" w:lineRule="auto"/>
        <w:rPr>
          <w:rFonts w:cs="Times New Roman"/>
          <w:b/>
          <w:bCs/>
          <w:sz w:val="28"/>
          <w:szCs w:val="28"/>
        </w:rPr>
      </w:pPr>
      <w:r w:rsidRPr="00917DD0">
        <w:rPr>
          <w:rFonts w:cs="Times New Roman"/>
          <w:b/>
          <w:bCs/>
          <w:sz w:val="28"/>
          <w:szCs w:val="28"/>
        </w:rPr>
        <w:t>3.</w:t>
      </w:r>
      <w:r>
        <w:rPr>
          <w:rFonts w:cs="Times New Roman"/>
          <w:b/>
          <w:bCs/>
          <w:sz w:val="28"/>
          <w:szCs w:val="28"/>
        </w:rPr>
        <w:t>2</w:t>
      </w:r>
      <w:r w:rsidRPr="00917DD0">
        <w:rPr>
          <w:rFonts w:cs="Times New Roman"/>
          <w:b/>
          <w:bCs/>
          <w:sz w:val="28"/>
          <w:szCs w:val="28"/>
        </w:rPr>
        <w:t xml:space="preserve"> </w:t>
      </w:r>
      <w:r w:rsidR="00537A27">
        <w:rPr>
          <w:rFonts w:cs="Times New Roman"/>
          <w:b/>
          <w:bCs/>
          <w:sz w:val="28"/>
          <w:szCs w:val="28"/>
        </w:rPr>
        <w:t>Saran</w:t>
      </w:r>
    </w:p>
    <w:p w14:paraId="0A36B216" w14:textId="77777777" w:rsidR="004639EB" w:rsidRPr="004639EB" w:rsidRDefault="004639EB" w:rsidP="004639EB">
      <w:pPr>
        <w:spacing w:line="360" w:lineRule="auto"/>
        <w:ind w:firstLine="720"/>
        <w:rPr>
          <w:rFonts w:cs="Times New Roman"/>
          <w:szCs w:val="24"/>
        </w:rPr>
      </w:pPr>
      <w:proofErr w:type="spellStart"/>
      <w:r w:rsidRPr="004639EB">
        <w:rPr>
          <w:rFonts w:cs="Times New Roman"/>
          <w:szCs w:val="24"/>
        </w:rPr>
        <w:t>Dalam</w:t>
      </w:r>
      <w:proofErr w:type="spellEnd"/>
      <w:r w:rsidRPr="004639EB">
        <w:rPr>
          <w:rFonts w:cs="Times New Roman"/>
          <w:szCs w:val="24"/>
        </w:rPr>
        <w:t xml:space="preserve"> </w:t>
      </w:r>
      <w:proofErr w:type="spellStart"/>
      <w:r w:rsidRPr="004639EB">
        <w:rPr>
          <w:rFonts w:cs="Times New Roman"/>
          <w:szCs w:val="24"/>
        </w:rPr>
        <w:t>pengembangan</w:t>
      </w:r>
      <w:proofErr w:type="spellEnd"/>
      <w:r w:rsidRPr="004639EB">
        <w:rPr>
          <w:rFonts w:cs="Times New Roman"/>
          <w:szCs w:val="24"/>
        </w:rPr>
        <w:t xml:space="preserve"> model </w:t>
      </w:r>
      <w:proofErr w:type="spellStart"/>
      <w:r w:rsidRPr="004639EB">
        <w:rPr>
          <w:rFonts w:cs="Times New Roman"/>
          <w:szCs w:val="24"/>
        </w:rPr>
        <w:t>estimasi</w:t>
      </w:r>
      <w:proofErr w:type="spellEnd"/>
      <w:r w:rsidRPr="004639EB">
        <w:rPr>
          <w:rFonts w:cs="Times New Roman"/>
          <w:szCs w:val="24"/>
        </w:rPr>
        <w:t xml:space="preserve"> </w:t>
      </w:r>
      <w:proofErr w:type="spellStart"/>
      <w:r w:rsidRPr="004639EB">
        <w:rPr>
          <w:rFonts w:cs="Times New Roman"/>
          <w:szCs w:val="24"/>
        </w:rPr>
        <w:t>lebih</w:t>
      </w:r>
      <w:proofErr w:type="spellEnd"/>
      <w:r w:rsidRPr="004639EB">
        <w:rPr>
          <w:rFonts w:cs="Times New Roman"/>
          <w:szCs w:val="24"/>
        </w:rPr>
        <w:t xml:space="preserve"> </w:t>
      </w:r>
      <w:proofErr w:type="spellStart"/>
      <w:r w:rsidRPr="004639EB">
        <w:rPr>
          <w:rFonts w:cs="Times New Roman"/>
          <w:szCs w:val="24"/>
        </w:rPr>
        <w:t>lanjut</w:t>
      </w:r>
      <w:proofErr w:type="spellEnd"/>
      <w:r w:rsidRPr="004639EB">
        <w:rPr>
          <w:rFonts w:cs="Times New Roman"/>
          <w:szCs w:val="24"/>
        </w:rPr>
        <w:t xml:space="preserve">, </w:t>
      </w:r>
      <w:proofErr w:type="spellStart"/>
      <w:r w:rsidRPr="004639EB">
        <w:rPr>
          <w:rFonts w:cs="Times New Roman"/>
          <w:szCs w:val="24"/>
        </w:rPr>
        <w:t>disarankan</w:t>
      </w:r>
      <w:proofErr w:type="spellEnd"/>
      <w:r w:rsidRPr="004639EB">
        <w:rPr>
          <w:rFonts w:cs="Times New Roman"/>
          <w:szCs w:val="24"/>
        </w:rPr>
        <w:t xml:space="preserve"> </w:t>
      </w:r>
      <w:proofErr w:type="spellStart"/>
      <w:r w:rsidRPr="004639EB">
        <w:rPr>
          <w:rFonts w:cs="Times New Roman"/>
          <w:szCs w:val="24"/>
        </w:rPr>
        <w:t>untuk</w:t>
      </w:r>
      <w:proofErr w:type="spellEnd"/>
      <w:r w:rsidRPr="004639EB">
        <w:rPr>
          <w:rFonts w:cs="Times New Roman"/>
          <w:szCs w:val="24"/>
        </w:rPr>
        <w:t xml:space="preserve"> </w:t>
      </w:r>
      <w:proofErr w:type="spellStart"/>
      <w:r w:rsidRPr="004639EB">
        <w:rPr>
          <w:rFonts w:cs="Times New Roman"/>
          <w:szCs w:val="24"/>
        </w:rPr>
        <w:t>tidak</w:t>
      </w:r>
      <w:proofErr w:type="spellEnd"/>
      <w:r w:rsidRPr="004639EB">
        <w:rPr>
          <w:rFonts w:cs="Times New Roman"/>
          <w:szCs w:val="24"/>
        </w:rPr>
        <w:t xml:space="preserve"> </w:t>
      </w:r>
      <w:proofErr w:type="spellStart"/>
      <w:r w:rsidRPr="004639EB">
        <w:rPr>
          <w:rFonts w:cs="Times New Roman"/>
          <w:szCs w:val="24"/>
        </w:rPr>
        <w:t>hanya</w:t>
      </w:r>
      <w:proofErr w:type="spellEnd"/>
      <w:r w:rsidRPr="004639EB">
        <w:rPr>
          <w:rFonts w:cs="Times New Roman"/>
          <w:szCs w:val="24"/>
        </w:rPr>
        <w:t xml:space="preserve"> </w:t>
      </w:r>
      <w:proofErr w:type="spellStart"/>
      <w:r w:rsidRPr="004639EB">
        <w:rPr>
          <w:rFonts w:cs="Times New Roman"/>
          <w:szCs w:val="24"/>
        </w:rPr>
        <w:t>terpaku</w:t>
      </w:r>
      <w:proofErr w:type="spellEnd"/>
      <w:r w:rsidRPr="004639EB">
        <w:rPr>
          <w:rFonts w:cs="Times New Roman"/>
          <w:szCs w:val="24"/>
        </w:rPr>
        <w:t xml:space="preserve"> pada </w:t>
      </w:r>
      <w:proofErr w:type="spellStart"/>
      <w:r w:rsidRPr="004639EB">
        <w:rPr>
          <w:rFonts w:cs="Times New Roman"/>
          <w:szCs w:val="24"/>
        </w:rPr>
        <w:t>Regresi</w:t>
      </w:r>
      <w:proofErr w:type="spellEnd"/>
      <w:r w:rsidRPr="004639EB">
        <w:rPr>
          <w:rFonts w:cs="Times New Roman"/>
          <w:szCs w:val="24"/>
        </w:rPr>
        <w:t xml:space="preserve"> Linear </w:t>
      </w:r>
      <w:proofErr w:type="spellStart"/>
      <w:r w:rsidRPr="004639EB">
        <w:rPr>
          <w:rFonts w:cs="Times New Roman"/>
          <w:szCs w:val="24"/>
        </w:rPr>
        <w:t>Sederhana</w:t>
      </w:r>
      <w:proofErr w:type="spellEnd"/>
      <w:r w:rsidRPr="004639EB">
        <w:rPr>
          <w:rFonts w:cs="Times New Roman"/>
          <w:szCs w:val="24"/>
        </w:rPr>
        <w:t xml:space="preserve">. Jika </w:t>
      </w:r>
      <w:proofErr w:type="spellStart"/>
      <w:r w:rsidRPr="004639EB">
        <w:rPr>
          <w:rFonts w:cs="Times New Roman"/>
          <w:szCs w:val="24"/>
        </w:rPr>
        <w:t>variabel</w:t>
      </w:r>
      <w:proofErr w:type="spellEnd"/>
      <w:r w:rsidRPr="004639EB">
        <w:rPr>
          <w:rFonts w:cs="Times New Roman"/>
          <w:szCs w:val="24"/>
        </w:rPr>
        <w:t xml:space="preserve"> input (</w:t>
      </w:r>
      <w:proofErr w:type="spellStart"/>
      <w:r w:rsidRPr="004639EB">
        <w:rPr>
          <w:rFonts w:cs="Times New Roman"/>
          <w:szCs w:val="24"/>
        </w:rPr>
        <w:t>prediktor</w:t>
      </w:r>
      <w:proofErr w:type="spellEnd"/>
      <w:r w:rsidRPr="004639EB">
        <w:rPr>
          <w:rFonts w:cs="Times New Roman"/>
          <w:szCs w:val="24"/>
        </w:rPr>
        <w:t xml:space="preserve">) </w:t>
      </w:r>
      <w:proofErr w:type="spellStart"/>
      <w:r w:rsidRPr="004639EB">
        <w:rPr>
          <w:rFonts w:cs="Times New Roman"/>
          <w:szCs w:val="24"/>
        </w:rPr>
        <w:t>lebih</w:t>
      </w:r>
      <w:proofErr w:type="spellEnd"/>
      <w:r w:rsidRPr="004639EB">
        <w:rPr>
          <w:rFonts w:cs="Times New Roman"/>
          <w:szCs w:val="24"/>
        </w:rPr>
        <w:t xml:space="preserve"> </w:t>
      </w:r>
      <w:proofErr w:type="spellStart"/>
      <w:r w:rsidRPr="004639EB">
        <w:rPr>
          <w:rFonts w:cs="Times New Roman"/>
          <w:szCs w:val="24"/>
        </w:rPr>
        <w:t>dari</w:t>
      </w:r>
      <w:proofErr w:type="spellEnd"/>
      <w:r w:rsidRPr="004639EB">
        <w:rPr>
          <w:rFonts w:cs="Times New Roman"/>
          <w:szCs w:val="24"/>
        </w:rPr>
        <w:t xml:space="preserve"> </w:t>
      </w:r>
      <w:proofErr w:type="spellStart"/>
      <w:r w:rsidRPr="004639EB">
        <w:rPr>
          <w:rFonts w:cs="Times New Roman"/>
          <w:szCs w:val="24"/>
        </w:rPr>
        <w:t>satu</w:t>
      </w:r>
      <w:proofErr w:type="spellEnd"/>
      <w:r w:rsidRPr="004639EB">
        <w:rPr>
          <w:rFonts w:cs="Times New Roman"/>
          <w:szCs w:val="24"/>
        </w:rPr>
        <w:t xml:space="preserve">, </w:t>
      </w:r>
      <w:proofErr w:type="spellStart"/>
      <w:r w:rsidRPr="004639EB">
        <w:rPr>
          <w:rFonts w:cs="Times New Roman"/>
          <w:szCs w:val="24"/>
        </w:rPr>
        <w:t>metode</w:t>
      </w:r>
      <w:proofErr w:type="spellEnd"/>
      <w:r w:rsidRPr="004639EB">
        <w:rPr>
          <w:rFonts w:cs="Times New Roman"/>
          <w:szCs w:val="24"/>
        </w:rPr>
        <w:t xml:space="preserve"> </w:t>
      </w:r>
      <w:proofErr w:type="spellStart"/>
      <w:r w:rsidRPr="004639EB">
        <w:rPr>
          <w:rFonts w:cs="Times New Roman"/>
          <w:szCs w:val="24"/>
        </w:rPr>
        <w:t>dapat</w:t>
      </w:r>
      <w:proofErr w:type="spellEnd"/>
      <w:r w:rsidRPr="004639EB">
        <w:rPr>
          <w:rFonts w:cs="Times New Roman"/>
          <w:szCs w:val="24"/>
        </w:rPr>
        <w:t xml:space="preserve"> </w:t>
      </w:r>
      <w:proofErr w:type="spellStart"/>
      <w:r w:rsidRPr="004639EB">
        <w:rPr>
          <w:rFonts w:cs="Times New Roman"/>
          <w:szCs w:val="24"/>
        </w:rPr>
        <w:t>ditingkatkan</w:t>
      </w:r>
      <w:proofErr w:type="spellEnd"/>
      <w:r w:rsidRPr="004639EB">
        <w:rPr>
          <w:rFonts w:cs="Times New Roman"/>
          <w:szCs w:val="24"/>
        </w:rPr>
        <w:t xml:space="preserve"> </w:t>
      </w:r>
      <w:proofErr w:type="spellStart"/>
      <w:r w:rsidRPr="004639EB">
        <w:rPr>
          <w:rFonts w:cs="Times New Roman"/>
          <w:szCs w:val="24"/>
        </w:rPr>
        <w:t>menjadi</w:t>
      </w:r>
      <w:proofErr w:type="spellEnd"/>
      <w:r w:rsidRPr="004639EB">
        <w:rPr>
          <w:rFonts w:cs="Times New Roman"/>
          <w:szCs w:val="24"/>
        </w:rPr>
        <w:t xml:space="preserve"> </w:t>
      </w:r>
      <w:proofErr w:type="spellStart"/>
      <w:r w:rsidRPr="004639EB">
        <w:rPr>
          <w:rFonts w:cs="Times New Roman"/>
          <w:szCs w:val="24"/>
        </w:rPr>
        <w:t>Regresi</w:t>
      </w:r>
      <w:proofErr w:type="spellEnd"/>
      <w:r w:rsidRPr="004639EB">
        <w:rPr>
          <w:rFonts w:cs="Times New Roman"/>
          <w:szCs w:val="24"/>
        </w:rPr>
        <w:t xml:space="preserve"> Linear </w:t>
      </w:r>
      <w:proofErr w:type="spellStart"/>
      <w:r w:rsidRPr="004639EB">
        <w:rPr>
          <w:rFonts w:cs="Times New Roman"/>
          <w:szCs w:val="24"/>
        </w:rPr>
        <w:t>Berganda</w:t>
      </w:r>
      <w:proofErr w:type="spellEnd"/>
      <w:r w:rsidRPr="004639EB">
        <w:rPr>
          <w:rFonts w:cs="Times New Roman"/>
          <w:szCs w:val="24"/>
        </w:rPr>
        <w:t xml:space="preserve"> (</w:t>
      </w:r>
      <w:r w:rsidRPr="004639EB">
        <w:rPr>
          <w:rFonts w:cs="Times New Roman"/>
          <w:i/>
          <w:iCs/>
          <w:szCs w:val="24"/>
        </w:rPr>
        <w:t>Multiple Linear Regression</w:t>
      </w:r>
      <w:r w:rsidRPr="004639EB">
        <w:rPr>
          <w:rFonts w:cs="Times New Roman"/>
          <w:szCs w:val="24"/>
        </w:rPr>
        <w:t xml:space="preserve">). </w:t>
      </w:r>
      <w:proofErr w:type="spellStart"/>
      <w:r w:rsidRPr="004639EB">
        <w:rPr>
          <w:rFonts w:cs="Times New Roman"/>
          <w:szCs w:val="24"/>
        </w:rPr>
        <w:t>Selain</w:t>
      </w:r>
      <w:proofErr w:type="spellEnd"/>
      <w:r w:rsidRPr="004639EB">
        <w:rPr>
          <w:rFonts w:cs="Times New Roman"/>
          <w:szCs w:val="24"/>
        </w:rPr>
        <w:t xml:space="preserve"> </w:t>
      </w:r>
      <w:proofErr w:type="spellStart"/>
      <w:r w:rsidRPr="004639EB">
        <w:rPr>
          <w:rFonts w:cs="Times New Roman"/>
          <w:szCs w:val="24"/>
        </w:rPr>
        <w:t>itu</w:t>
      </w:r>
      <w:proofErr w:type="spellEnd"/>
      <w:r w:rsidRPr="004639EB">
        <w:rPr>
          <w:rFonts w:cs="Times New Roman"/>
          <w:szCs w:val="24"/>
        </w:rPr>
        <w:t xml:space="preserve">, </w:t>
      </w:r>
      <w:proofErr w:type="spellStart"/>
      <w:r w:rsidRPr="004639EB">
        <w:rPr>
          <w:rFonts w:cs="Times New Roman"/>
          <w:szCs w:val="24"/>
        </w:rPr>
        <w:t>untuk</w:t>
      </w:r>
      <w:proofErr w:type="spellEnd"/>
      <w:r w:rsidRPr="004639EB">
        <w:rPr>
          <w:rFonts w:cs="Times New Roman"/>
          <w:szCs w:val="24"/>
        </w:rPr>
        <w:t xml:space="preserve"> data di dunia </w:t>
      </w:r>
      <w:proofErr w:type="spellStart"/>
      <w:r w:rsidRPr="004639EB">
        <w:rPr>
          <w:rFonts w:cs="Times New Roman"/>
          <w:szCs w:val="24"/>
        </w:rPr>
        <w:t>nyata</w:t>
      </w:r>
      <w:proofErr w:type="spellEnd"/>
      <w:r w:rsidRPr="004639EB">
        <w:rPr>
          <w:rFonts w:cs="Times New Roman"/>
          <w:szCs w:val="24"/>
        </w:rPr>
        <w:t xml:space="preserve">, </w:t>
      </w:r>
      <w:proofErr w:type="spellStart"/>
      <w:r w:rsidRPr="004639EB">
        <w:rPr>
          <w:rFonts w:cs="Times New Roman"/>
          <w:szCs w:val="24"/>
        </w:rPr>
        <w:t>penting</w:t>
      </w:r>
      <w:proofErr w:type="spellEnd"/>
      <w:r w:rsidRPr="004639EB">
        <w:rPr>
          <w:rFonts w:cs="Times New Roman"/>
          <w:szCs w:val="24"/>
        </w:rPr>
        <w:t xml:space="preserve"> </w:t>
      </w:r>
      <w:proofErr w:type="spellStart"/>
      <w:r w:rsidRPr="004639EB">
        <w:rPr>
          <w:rFonts w:cs="Times New Roman"/>
          <w:szCs w:val="24"/>
        </w:rPr>
        <w:t>untuk</w:t>
      </w:r>
      <w:proofErr w:type="spellEnd"/>
      <w:r w:rsidRPr="004639EB">
        <w:rPr>
          <w:rFonts w:cs="Times New Roman"/>
          <w:szCs w:val="24"/>
        </w:rPr>
        <w:t xml:space="preserve"> </w:t>
      </w:r>
      <w:proofErr w:type="spellStart"/>
      <w:r w:rsidRPr="004639EB">
        <w:rPr>
          <w:rFonts w:cs="Times New Roman"/>
          <w:szCs w:val="24"/>
        </w:rPr>
        <w:t>selalu</w:t>
      </w:r>
      <w:proofErr w:type="spellEnd"/>
      <w:r w:rsidRPr="004639EB">
        <w:rPr>
          <w:rFonts w:cs="Times New Roman"/>
          <w:szCs w:val="24"/>
        </w:rPr>
        <w:t xml:space="preserve"> </w:t>
      </w:r>
      <w:proofErr w:type="spellStart"/>
      <w:r w:rsidRPr="004639EB">
        <w:rPr>
          <w:rFonts w:cs="Times New Roman"/>
          <w:szCs w:val="24"/>
        </w:rPr>
        <w:t>melakukan</w:t>
      </w:r>
      <w:proofErr w:type="spellEnd"/>
      <w:r w:rsidRPr="004639EB">
        <w:rPr>
          <w:rFonts w:cs="Times New Roman"/>
          <w:szCs w:val="24"/>
        </w:rPr>
        <w:t xml:space="preserve"> </w:t>
      </w:r>
      <w:proofErr w:type="spellStart"/>
      <w:r w:rsidRPr="004639EB">
        <w:rPr>
          <w:rFonts w:cs="Times New Roman"/>
          <w:szCs w:val="24"/>
        </w:rPr>
        <w:t>tahap</w:t>
      </w:r>
      <w:proofErr w:type="spellEnd"/>
      <w:r w:rsidRPr="004639EB">
        <w:rPr>
          <w:rFonts w:cs="Times New Roman"/>
          <w:szCs w:val="24"/>
        </w:rPr>
        <w:t xml:space="preserve"> </w:t>
      </w:r>
      <w:proofErr w:type="spellStart"/>
      <w:r w:rsidRPr="004639EB">
        <w:rPr>
          <w:rFonts w:cs="Times New Roman"/>
          <w:szCs w:val="24"/>
        </w:rPr>
        <w:t>prapemrosesan</w:t>
      </w:r>
      <w:proofErr w:type="spellEnd"/>
      <w:r w:rsidRPr="004639EB">
        <w:rPr>
          <w:rFonts w:cs="Times New Roman"/>
          <w:szCs w:val="24"/>
        </w:rPr>
        <w:t xml:space="preserve"> data (</w:t>
      </w:r>
      <w:r w:rsidRPr="004639EB">
        <w:rPr>
          <w:rFonts w:cs="Times New Roman"/>
          <w:i/>
          <w:iCs/>
          <w:szCs w:val="24"/>
        </w:rPr>
        <w:t xml:space="preserve">data </w:t>
      </w:r>
      <w:proofErr w:type="spellStart"/>
      <w:r w:rsidRPr="004639EB">
        <w:rPr>
          <w:rFonts w:cs="Times New Roman"/>
          <w:i/>
          <w:iCs/>
          <w:szCs w:val="24"/>
        </w:rPr>
        <w:t>preprocessing</w:t>
      </w:r>
      <w:proofErr w:type="spellEnd"/>
      <w:r w:rsidRPr="004639EB">
        <w:rPr>
          <w:rFonts w:cs="Times New Roman"/>
          <w:szCs w:val="24"/>
        </w:rPr>
        <w:t xml:space="preserve">), </w:t>
      </w:r>
      <w:proofErr w:type="spellStart"/>
      <w:r w:rsidRPr="004639EB">
        <w:rPr>
          <w:rFonts w:cs="Times New Roman"/>
          <w:szCs w:val="24"/>
        </w:rPr>
        <w:t>seperti</w:t>
      </w:r>
      <w:proofErr w:type="spellEnd"/>
      <w:r w:rsidRPr="004639EB">
        <w:rPr>
          <w:rFonts w:cs="Times New Roman"/>
          <w:szCs w:val="24"/>
        </w:rPr>
        <w:t xml:space="preserve"> </w:t>
      </w:r>
      <w:proofErr w:type="spellStart"/>
      <w:r w:rsidRPr="004639EB">
        <w:rPr>
          <w:rFonts w:cs="Times New Roman"/>
          <w:szCs w:val="24"/>
        </w:rPr>
        <w:t>pembersihan</w:t>
      </w:r>
      <w:proofErr w:type="spellEnd"/>
      <w:r w:rsidRPr="004639EB">
        <w:rPr>
          <w:rFonts w:cs="Times New Roman"/>
          <w:szCs w:val="24"/>
        </w:rPr>
        <w:t xml:space="preserve"> </w:t>
      </w:r>
      <w:r w:rsidRPr="004639EB">
        <w:rPr>
          <w:rFonts w:cs="Times New Roman"/>
          <w:i/>
          <w:iCs/>
          <w:szCs w:val="24"/>
        </w:rPr>
        <w:t>outlier</w:t>
      </w:r>
      <w:r w:rsidRPr="004639EB">
        <w:rPr>
          <w:rFonts w:cs="Times New Roman"/>
          <w:szCs w:val="24"/>
        </w:rPr>
        <w:t xml:space="preserve"> (data </w:t>
      </w:r>
      <w:proofErr w:type="spellStart"/>
      <w:r w:rsidRPr="004639EB">
        <w:rPr>
          <w:rFonts w:cs="Times New Roman"/>
          <w:szCs w:val="24"/>
        </w:rPr>
        <w:t>pencilan</w:t>
      </w:r>
      <w:proofErr w:type="spellEnd"/>
      <w:r w:rsidRPr="004639EB">
        <w:rPr>
          <w:rFonts w:cs="Times New Roman"/>
          <w:szCs w:val="24"/>
        </w:rPr>
        <w:t xml:space="preserve">), </w:t>
      </w:r>
      <w:proofErr w:type="spellStart"/>
      <w:r w:rsidRPr="004639EB">
        <w:rPr>
          <w:rFonts w:cs="Times New Roman"/>
          <w:szCs w:val="24"/>
        </w:rPr>
        <w:t>guna</w:t>
      </w:r>
      <w:proofErr w:type="spellEnd"/>
      <w:r w:rsidRPr="004639EB">
        <w:rPr>
          <w:rFonts w:cs="Times New Roman"/>
          <w:szCs w:val="24"/>
        </w:rPr>
        <w:t xml:space="preserve"> </w:t>
      </w:r>
      <w:proofErr w:type="spellStart"/>
      <w:r w:rsidRPr="004639EB">
        <w:rPr>
          <w:rFonts w:cs="Times New Roman"/>
          <w:szCs w:val="24"/>
        </w:rPr>
        <w:t>meningkatkan</w:t>
      </w:r>
      <w:proofErr w:type="spellEnd"/>
      <w:r w:rsidRPr="004639EB">
        <w:rPr>
          <w:rFonts w:cs="Times New Roman"/>
          <w:szCs w:val="24"/>
        </w:rPr>
        <w:t xml:space="preserve"> </w:t>
      </w:r>
      <w:proofErr w:type="spellStart"/>
      <w:r w:rsidRPr="004639EB">
        <w:rPr>
          <w:rFonts w:cs="Times New Roman"/>
          <w:szCs w:val="24"/>
        </w:rPr>
        <w:t>tingkat</w:t>
      </w:r>
      <w:proofErr w:type="spellEnd"/>
      <w:r w:rsidRPr="004639EB">
        <w:rPr>
          <w:rFonts w:cs="Times New Roman"/>
          <w:szCs w:val="24"/>
        </w:rPr>
        <w:t xml:space="preserve"> </w:t>
      </w:r>
      <w:proofErr w:type="spellStart"/>
      <w:r w:rsidRPr="004639EB">
        <w:rPr>
          <w:rFonts w:cs="Times New Roman"/>
          <w:szCs w:val="24"/>
        </w:rPr>
        <w:t>akurasi</w:t>
      </w:r>
      <w:proofErr w:type="spellEnd"/>
      <w:r w:rsidRPr="004639EB">
        <w:rPr>
          <w:rFonts w:cs="Times New Roman"/>
          <w:szCs w:val="24"/>
        </w:rPr>
        <w:t xml:space="preserve"> (R-Square) </w:t>
      </w:r>
      <w:proofErr w:type="spellStart"/>
      <w:r w:rsidRPr="004639EB">
        <w:rPr>
          <w:rFonts w:cs="Times New Roman"/>
          <w:szCs w:val="24"/>
        </w:rPr>
        <w:t>dari</w:t>
      </w:r>
      <w:proofErr w:type="spellEnd"/>
      <w:r w:rsidRPr="004639EB">
        <w:rPr>
          <w:rFonts w:cs="Times New Roman"/>
          <w:szCs w:val="24"/>
        </w:rPr>
        <w:t xml:space="preserve"> model </w:t>
      </w:r>
      <w:proofErr w:type="spellStart"/>
      <w:r w:rsidRPr="004639EB">
        <w:rPr>
          <w:rFonts w:cs="Times New Roman"/>
          <w:szCs w:val="24"/>
        </w:rPr>
        <w:t>estimasi</w:t>
      </w:r>
      <w:proofErr w:type="spellEnd"/>
      <w:r w:rsidRPr="004639EB">
        <w:rPr>
          <w:rFonts w:cs="Times New Roman"/>
          <w:szCs w:val="24"/>
        </w:rPr>
        <w:t xml:space="preserve"> yang </w:t>
      </w:r>
      <w:proofErr w:type="spellStart"/>
      <w:r w:rsidRPr="004639EB">
        <w:rPr>
          <w:rFonts w:cs="Times New Roman"/>
          <w:szCs w:val="24"/>
        </w:rPr>
        <w:t>dibangun</w:t>
      </w:r>
      <w:proofErr w:type="spellEnd"/>
      <w:r w:rsidRPr="004639EB">
        <w:rPr>
          <w:rFonts w:cs="Times New Roman"/>
          <w:szCs w:val="24"/>
        </w:rPr>
        <w:t>.</w:t>
      </w:r>
    </w:p>
    <w:p w14:paraId="0FAF539F" w14:textId="6FE4660E" w:rsidR="008A69B5" w:rsidRPr="00B82F67" w:rsidRDefault="008A69B5" w:rsidP="00B82F67">
      <w:pPr>
        <w:spacing w:line="360" w:lineRule="auto"/>
        <w:rPr>
          <w:rFonts w:cs="Times New Roman"/>
          <w:b/>
          <w:sz w:val="28"/>
          <w:szCs w:val="28"/>
        </w:rPr>
        <w:sectPr w:rsidR="008A69B5" w:rsidRPr="00B82F67" w:rsidSect="00653D2E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427BA26" w14:textId="77777777" w:rsidR="008A69B5" w:rsidRPr="00B54B27" w:rsidRDefault="008A69B5" w:rsidP="00504D9B">
      <w:pPr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 w:rsidRPr="00B54B27">
        <w:rPr>
          <w:rFonts w:cs="Times New Roman"/>
          <w:b/>
          <w:bCs/>
          <w:sz w:val="28"/>
          <w:szCs w:val="28"/>
        </w:rPr>
        <w:lastRenderedPageBreak/>
        <w:t xml:space="preserve">DAFTAR PUSTAKA  </w:t>
      </w:r>
    </w:p>
    <w:p w14:paraId="7C5B8927" w14:textId="56F3ADF7" w:rsidR="00113B98" w:rsidRPr="00113B98" w:rsidRDefault="00113B98" w:rsidP="00113B98">
      <w:pPr>
        <w:spacing w:before="100" w:beforeAutospacing="1" w:after="100" w:afterAutospacing="1" w:line="360" w:lineRule="auto"/>
        <w:jc w:val="left"/>
        <w:rPr>
          <w:rFonts w:eastAsia="Times New Roman" w:cs="Times New Roman"/>
          <w:color w:val="0563C1" w:themeColor="hyperlink"/>
          <w:szCs w:val="24"/>
          <w:u w:val="single"/>
          <w:lang w:eastAsia="en-ID"/>
        </w:rPr>
      </w:pPr>
      <w:r w:rsidRPr="00113B98">
        <w:rPr>
          <w:rFonts w:eastAsia="Times New Roman" w:cs="Times New Roman"/>
          <w:szCs w:val="24"/>
          <w:lang w:eastAsia="en-ID"/>
        </w:rPr>
        <w:t>[1] Rhyred, "</w:t>
      </w:r>
      <w:proofErr w:type="spellStart"/>
      <w:r w:rsidRPr="00113B98">
        <w:rPr>
          <w:rFonts w:eastAsia="Times New Roman" w:cs="Times New Roman"/>
          <w:szCs w:val="24"/>
          <w:lang w:eastAsia="en-ID"/>
        </w:rPr>
        <w:t>Model_Estimasi</w:t>
      </w:r>
      <w:proofErr w:type="spellEnd"/>
      <w:r w:rsidRPr="00113B98">
        <w:rPr>
          <w:rFonts w:eastAsia="Times New Roman" w:cs="Times New Roman"/>
          <w:szCs w:val="24"/>
          <w:lang w:eastAsia="en-ID"/>
        </w:rPr>
        <w:t>," GitHub. [Online]. Available:</w:t>
      </w:r>
      <w:r w:rsidR="00AB6B3A">
        <w:rPr>
          <w:rFonts w:eastAsia="Times New Roman" w:cs="Times New Roman"/>
          <w:szCs w:val="24"/>
          <w:lang w:eastAsia="en-ID"/>
        </w:rPr>
        <w:t xml:space="preserve"> </w:t>
      </w:r>
      <w:hyperlink r:id="rId9" w:history="1">
        <w:r w:rsidR="00AB6B3A" w:rsidRPr="00186816">
          <w:rPr>
            <w:rStyle w:val="Hyperlink"/>
            <w:rFonts w:eastAsia="Times New Roman" w:cs="Times New Roman"/>
            <w:szCs w:val="24"/>
            <w:lang w:eastAsia="en-ID"/>
          </w:rPr>
          <w:t>https://github.com/Rhyred/Model_Estimasi</w:t>
        </w:r>
      </w:hyperlink>
      <w:r w:rsidR="00AB6B3A">
        <w:rPr>
          <w:rFonts w:eastAsia="Times New Roman" w:cs="Times New Roman"/>
          <w:szCs w:val="24"/>
          <w:lang w:eastAsia="en-ID"/>
        </w:rPr>
        <w:t xml:space="preserve"> </w:t>
      </w:r>
      <w:r w:rsidRPr="00113B98">
        <w:rPr>
          <w:rFonts w:eastAsia="Times New Roman" w:cs="Times New Roman"/>
          <w:szCs w:val="24"/>
          <w:lang w:eastAsia="en-ID"/>
        </w:rPr>
        <w:t>[Accessed: 14-Oct-2026].</w:t>
      </w:r>
      <w:r w:rsidRPr="00113B98">
        <w:rPr>
          <w:rStyle w:val="Hyperlink"/>
          <w:rFonts w:eastAsia="Times New Roman" w:cs="Times New Roman"/>
          <w:szCs w:val="24"/>
          <w:lang w:eastAsia="en-ID"/>
        </w:rPr>
        <w:t xml:space="preserve"> </w:t>
      </w:r>
    </w:p>
    <w:p w14:paraId="33E00AB5" w14:textId="45A05A30" w:rsidR="00265584" w:rsidRPr="00F21F1E" w:rsidRDefault="00265584" w:rsidP="00265584">
      <w:pPr>
        <w:spacing w:before="100" w:beforeAutospacing="1" w:after="100" w:afterAutospacing="1" w:line="360" w:lineRule="auto"/>
        <w:jc w:val="left"/>
        <w:rPr>
          <w:rFonts w:eastAsia="Times New Roman" w:cs="Times New Roman"/>
          <w:szCs w:val="24"/>
          <w:lang w:val="pl-PL" w:eastAsia="en-ID"/>
        </w:rPr>
      </w:pPr>
      <w:r w:rsidRPr="00113B98">
        <w:rPr>
          <w:rFonts w:eastAsia="Times New Roman" w:cs="Times New Roman"/>
          <w:szCs w:val="24"/>
          <w:lang w:eastAsia="en-ID"/>
        </w:rPr>
        <w:t>[</w:t>
      </w:r>
      <w:r>
        <w:rPr>
          <w:rFonts w:eastAsia="Times New Roman" w:cs="Times New Roman"/>
          <w:szCs w:val="24"/>
          <w:lang w:eastAsia="en-ID"/>
        </w:rPr>
        <w:t>2</w:t>
      </w:r>
      <w:r w:rsidRPr="00113B98">
        <w:rPr>
          <w:rFonts w:eastAsia="Times New Roman" w:cs="Times New Roman"/>
          <w:szCs w:val="24"/>
          <w:lang w:eastAsia="en-ID"/>
        </w:rPr>
        <w:t>]</w:t>
      </w:r>
      <w:r w:rsidR="00657AAC" w:rsidRPr="00657AAC">
        <w:t xml:space="preserve"> </w:t>
      </w:r>
      <w:proofErr w:type="spellStart"/>
      <w:r w:rsidR="004166A3">
        <w:rPr>
          <w:rFonts w:eastAsia="Times New Roman" w:cs="Times New Roman"/>
          <w:szCs w:val="24"/>
          <w:lang w:eastAsia="en-ID"/>
        </w:rPr>
        <w:t>Robi</w:t>
      </w:r>
      <w:proofErr w:type="spellEnd"/>
      <w:r w:rsidR="004166A3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="004166A3">
        <w:rPr>
          <w:rFonts w:eastAsia="Times New Roman" w:cs="Times New Roman"/>
          <w:szCs w:val="24"/>
          <w:lang w:eastAsia="en-ID"/>
        </w:rPr>
        <w:t>Rizki</w:t>
      </w:r>
      <w:proofErr w:type="spellEnd"/>
      <w:r w:rsidR="00657AAC" w:rsidRPr="00657AAC">
        <w:rPr>
          <w:rFonts w:eastAsia="Times New Roman" w:cs="Times New Roman"/>
          <w:szCs w:val="24"/>
          <w:lang w:eastAsia="en-ID"/>
        </w:rPr>
        <w:t xml:space="preserve"> (</w:t>
      </w:r>
      <w:r w:rsidR="00657AAC">
        <w:rPr>
          <w:rFonts w:eastAsia="Times New Roman" w:cs="Times New Roman"/>
          <w:szCs w:val="24"/>
          <w:lang w:eastAsia="en-ID"/>
        </w:rPr>
        <w:t>2026</w:t>
      </w:r>
      <w:r w:rsidR="00657AAC" w:rsidRPr="00657AAC">
        <w:rPr>
          <w:rFonts w:eastAsia="Times New Roman" w:cs="Times New Roman"/>
          <w:szCs w:val="24"/>
          <w:lang w:eastAsia="en-ID"/>
        </w:rPr>
        <w:t xml:space="preserve">). </w:t>
      </w:r>
      <w:r w:rsidR="009022CD">
        <w:rPr>
          <w:rFonts w:eastAsia="Times New Roman" w:cs="Times New Roman"/>
          <w:szCs w:val="24"/>
          <w:lang w:eastAsia="en-ID"/>
        </w:rPr>
        <w:t xml:space="preserve">Model </w:t>
      </w:r>
      <w:proofErr w:type="spellStart"/>
      <w:r w:rsidR="009022CD">
        <w:rPr>
          <w:rFonts w:eastAsia="Times New Roman" w:cs="Times New Roman"/>
          <w:szCs w:val="24"/>
          <w:lang w:eastAsia="en-ID"/>
        </w:rPr>
        <w:t>Estimasi-Data</w:t>
      </w:r>
      <w:r w:rsidR="004166A3">
        <w:rPr>
          <w:rFonts w:eastAsia="Times New Roman" w:cs="Times New Roman"/>
          <w:szCs w:val="24"/>
          <w:lang w:eastAsia="en-ID"/>
        </w:rPr>
        <w:t>Mining</w:t>
      </w:r>
      <w:proofErr w:type="spellEnd"/>
      <w:r w:rsidR="004166A3">
        <w:rPr>
          <w:rFonts w:eastAsia="Times New Roman" w:cs="Times New Roman"/>
          <w:szCs w:val="24"/>
          <w:lang w:eastAsia="en-ID"/>
        </w:rPr>
        <w:t xml:space="preserve"> </w:t>
      </w:r>
      <w:r w:rsidR="00657AAC" w:rsidRPr="00657AAC">
        <w:rPr>
          <w:rFonts w:eastAsia="Times New Roman" w:cs="Times New Roman"/>
          <w:szCs w:val="24"/>
          <w:lang w:eastAsia="en-ID"/>
        </w:rPr>
        <w:t>[</w:t>
      </w:r>
      <w:proofErr w:type="spellStart"/>
      <w:r w:rsidR="00657AAC" w:rsidRPr="00657AAC">
        <w:rPr>
          <w:rFonts w:eastAsia="Times New Roman" w:cs="Times New Roman"/>
          <w:szCs w:val="24"/>
          <w:lang w:eastAsia="en-ID"/>
        </w:rPr>
        <w:t>Presentasi</w:t>
      </w:r>
      <w:proofErr w:type="spellEnd"/>
      <w:r w:rsidR="00657AAC" w:rsidRPr="00657AAC">
        <w:rPr>
          <w:rFonts w:eastAsia="Times New Roman" w:cs="Times New Roman"/>
          <w:szCs w:val="24"/>
          <w:lang w:eastAsia="en-ID"/>
        </w:rPr>
        <w:t xml:space="preserve"> Canva]. </w:t>
      </w:r>
      <w:proofErr w:type="spellStart"/>
      <w:r w:rsidR="00657AAC" w:rsidRPr="00F21F1E">
        <w:rPr>
          <w:rFonts w:eastAsia="Times New Roman" w:cs="Times New Roman"/>
          <w:szCs w:val="24"/>
          <w:lang w:val="pl-PL" w:eastAsia="en-ID"/>
        </w:rPr>
        <w:t>Canva</w:t>
      </w:r>
      <w:proofErr w:type="spellEnd"/>
      <w:r w:rsidR="00657AAC" w:rsidRPr="00F21F1E">
        <w:rPr>
          <w:rFonts w:eastAsia="Times New Roman" w:cs="Times New Roman"/>
          <w:szCs w:val="24"/>
          <w:lang w:val="pl-PL" w:eastAsia="en-ID"/>
        </w:rPr>
        <w:t xml:space="preserve">. </w:t>
      </w:r>
      <w:hyperlink r:id="rId10" w:history="1">
        <w:r w:rsidR="004166A3" w:rsidRPr="00F21F1E">
          <w:rPr>
            <w:rStyle w:val="Hyperlink"/>
            <w:rFonts w:eastAsia="Times New Roman" w:cs="Times New Roman"/>
            <w:szCs w:val="24"/>
            <w:lang w:val="pl-PL" w:eastAsia="en-ID"/>
          </w:rPr>
          <w:t>https://</w:t>
        </w:r>
        <w:r w:rsidR="00F21F1E" w:rsidRPr="00F21F1E">
          <w:rPr>
            <w:rStyle w:val="Hyperlink"/>
            <w:rFonts w:eastAsia="Times New Roman" w:cs="Times New Roman"/>
            <w:szCs w:val="24"/>
            <w:lang w:val="pl-PL" w:eastAsia="en-ID"/>
          </w:rPr>
          <w:t>canva.link/model-estimasi-kelo</w:t>
        </w:r>
        <w:r w:rsidR="00F21F1E" w:rsidRPr="00F21F1E">
          <w:rPr>
            <w:rStyle w:val="Hyperlink"/>
            <w:rFonts w:eastAsia="Times New Roman" w:cs="Times New Roman"/>
            <w:szCs w:val="24"/>
            <w:lang w:val="pl-PL" w:eastAsia="en-ID"/>
          </w:rPr>
          <w:t>m</w:t>
        </w:r>
        <w:r w:rsidR="00F21F1E" w:rsidRPr="00F21F1E">
          <w:rPr>
            <w:rStyle w:val="Hyperlink"/>
            <w:rFonts w:eastAsia="Times New Roman" w:cs="Times New Roman"/>
            <w:szCs w:val="24"/>
            <w:lang w:val="pl-PL" w:eastAsia="en-ID"/>
          </w:rPr>
          <w:t>pok-8</w:t>
        </w:r>
      </w:hyperlink>
    </w:p>
    <w:p w14:paraId="58DFB0E3" w14:textId="72514C11" w:rsidR="00B363C6" w:rsidRPr="00265584" w:rsidRDefault="00265584" w:rsidP="00265584">
      <w:pPr>
        <w:spacing w:before="100" w:beforeAutospacing="1" w:after="100" w:afterAutospacing="1" w:line="360" w:lineRule="auto"/>
        <w:jc w:val="left"/>
        <w:rPr>
          <w:rFonts w:eastAsia="Times New Roman" w:cs="Times New Roman"/>
          <w:szCs w:val="24"/>
          <w:lang w:eastAsia="en-ID"/>
        </w:rPr>
      </w:pPr>
      <w:r w:rsidRPr="00F21F1E">
        <w:rPr>
          <w:rFonts w:eastAsia="Times New Roman" w:cs="Times New Roman"/>
          <w:szCs w:val="24"/>
          <w:lang w:val="pl-PL" w:eastAsia="en-ID"/>
        </w:rPr>
        <w:t>[</w:t>
      </w:r>
      <w:r w:rsidRPr="00F21F1E">
        <w:rPr>
          <w:rFonts w:eastAsia="Times New Roman" w:cs="Times New Roman"/>
          <w:szCs w:val="24"/>
          <w:lang w:val="pl-PL" w:eastAsia="en-ID"/>
        </w:rPr>
        <w:t>3</w:t>
      </w:r>
      <w:r w:rsidRPr="00F21F1E">
        <w:rPr>
          <w:rFonts w:eastAsia="Times New Roman" w:cs="Times New Roman"/>
          <w:szCs w:val="24"/>
          <w:lang w:val="pl-PL" w:eastAsia="en-ID"/>
        </w:rPr>
        <w:t xml:space="preserve">] </w:t>
      </w:r>
      <w:proofErr w:type="spellStart"/>
      <w:r w:rsidR="00A61AB8" w:rsidRPr="00F21F1E">
        <w:rPr>
          <w:rFonts w:eastAsia="Times New Roman" w:cs="Times New Roman"/>
          <w:szCs w:val="24"/>
          <w:lang w:val="pl-PL" w:eastAsia="en-ID"/>
        </w:rPr>
        <w:t>Azmi</w:t>
      </w:r>
      <w:proofErr w:type="spellEnd"/>
      <w:r w:rsidR="00A61AB8" w:rsidRPr="00F21F1E">
        <w:rPr>
          <w:rFonts w:eastAsia="Times New Roman" w:cs="Times New Roman"/>
          <w:szCs w:val="24"/>
          <w:lang w:val="pl-PL" w:eastAsia="en-ID"/>
        </w:rPr>
        <w:t xml:space="preserve">, L. F., &amp; </w:t>
      </w:r>
      <w:proofErr w:type="spellStart"/>
      <w:r w:rsidR="00A61AB8" w:rsidRPr="00F21F1E">
        <w:rPr>
          <w:rFonts w:eastAsia="Times New Roman" w:cs="Times New Roman"/>
          <w:szCs w:val="24"/>
          <w:lang w:val="pl-PL" w:eastAsia="en-ID"/>
        </w:rPr>
        <w:t>Zahrotun</w:t>
      </w:r>
      <w:proofErr w:type="spellEnd"/>
      <w:r w:rsidR="00A61AB8" w:rsidRPr="00F21F1E">
        <w:rPr>
          <w:rFonts w:eastAsia="Times New Roman" w:cs="Times New Roman"/>
          <w:szCs w:val="24"/>
          <w:lang w:val="pl-PL" w:eastAsia="en-ID"/>
        </w:rPr>
        <w:t xml:space="preserve">, L. (2024). </w:t>
      </w:r>
      <w:proofErr w:type="spellStart"/>
      <w:r w:rsidR="00A61AB8" w:rsidRPr="00113B98">
        <w:rPr>
          <w:rFonts w:eastAsia="Times New Roman" w:cs="Times New Roman"/>
          <w:szCs w:val="24"/>
          <w:lang w:eastAsia="en-ID"/>
        </w:rPr>
        <w:t>Implementasi</w:t>
      </w:r>
      <w:proofErr w:type="spellEnd"/>
      <w:r w:rsidR="00A61AB8" w:rsidRPr="00113B98">
        <w:rPr>
          <w:rFonts w:eastAsia="Times New Roman" w:cs="Times New Roman"/>
          <w:szCs w:val="24"/>
          <w:lang w:eastAsia="en-ID"/>
        </w:rPr>
        <w:t xml:space="preserve"> Data Mining </w:t>
      </w:r>
      <w:proofErr w:type="spellStart"/>
      <w:r w:rsidR="00A61AB8" w:rsidRPr="00113B98">
        <w:rPr>
          <w:rFonts w:eastAsia="Times New Roman" w:cs="Times New Roman"/>
          <w:szCs w:val="24"/>
          <w:lang w:eastAsia="en-ID"/>
        </w:rPr>
        <w:t>untuk</w:t>
      </w:r>
      <w:proofErr w:type="spellEnd"/>
      <w:r w:rsidR="00A61AB8" w:rsidRPr="00113B98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="00A61AB8" w:rsidRPr="00113B98">
        <w:rPr>
          <w:rFonts w:eastAsia="Times New Roman" w:cs="Times New Roman"/>
          <w:szCs w:val="24"/>
          <w:lang w:eastAsia="en-ID"/>
        </w:rPr>
        <w:t>Estimasi</w:t>
      </w:r>
      <w:proofErr w:type="spellEnd"/>
      <w:r w:rsidR="00A61AB8" w:rsidRPr="00113B98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="00A61AB8" w:rsidRPr="00113B98">
        <w:rPr>
          <w:rFonts w:eastAsia="Times New Roman" w:cs="Times New Roman"/>
          <w:szCs w:val="24"/>
          <w:lang w:eastAsia="en-ID"/>
        </w:rPr>
        <w:t>Produksi</w:t>
      </w:r>
      <w:proofErr w:type="spellEnd"/>
      <w:r w:rsidR="00A61AB8" w:rsidRPr="00113B98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="00A61AB8" w:rsidRPr="00113B98">
        <w:rPr>
          <w:rFonts w:eastAsia="Times New Roman" w:cs="Times New Roman"/>
          <w:szCs w:val="24"/>
          <w:lang w:eastAsia="en-ID"/>
        </w:rPr>
        <w:t>Cabai</w:t>
      </w:r>
      <w:proofErr w:type="spellEnd"/>
      <w:r w:rsidR="00A61AB8" w:rsidRPr="00113B98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="00A61AB8" w:rsidRPr="00113B98">
        <w:rPr>
          <w:rFonts w:eastAsia="Times New Roman" w:cs="Times New Roman"/>
          <w:szCs w:val="24"/>
          <w:lang w:eastAsia="en-ID"/>
        </w:rPr>
        <w:t>menggunakan</w:t>
      </w:r>
      <w:proofErr w:type="spellEnd"/>
      <w:r w:rsidR="00A61AB8" w:rsidRPr="00113B98">
        <w:rPr>
          <w:rFonts w:eastAsia="Times New Roman" w:cs="Times New Roman"/>
          <w:szCs w:val="24"/>
          <w:lang w:eastAsia="en-ID"/>
        </w:rPr>
        <w:t xml:space="preserve"> Metode Exponential Smoothing. </w:t>
      </w:r>
      <w:proofErr w:type="spellStart"/>
      <w:r w:rsidR="00A61AB8" w:rsidRPr="00113B98">
        <w:rPr>
          <w:rFonts w:eastAsia="Times New Roman" w:cs="Times New Roman"/>
          <w:i/>
          <w:iCs/>
          <w:szCs w:val="24"/>
          <w:lang w:eastAsia="en-ID"/>
        </w:rPr>
        <w:t>Jurnal</w:t>
      </w:r>
      <w:proofErr w:type="spellEnd"/>
      <w:r w:rsidR="00A61AB8" w:rsidRPr="00113B98">
        <w:rPr>
          <w:rFonts w:eastAsia="Times New Roman" w:cs="Times New Roman"/>
          <w:i/>
          <w:iCs/>
          <w:szCs w:val="24"/>
          <w:lang w:eastAsia="en-ID"/>
        </w:rPr>
        <w:t xml:space="preserve"> </w:t>
      </w:r>
      <w:proofErr w:type="spellStart"/>
      <w:r w:rsidR="00A61AB8" w:rsidRPr="00113B98">
        <w:rPr>
          <w:rFonts w:eastAsia="Times New Roman" w:cs="Times New Roman"/>
          <w:i/>
          <w:iCs/>
          <w:szCs w:val="24"/>
          <w:lang w:eastAsia="en-ID"/>
        </w:rPr>
        <w:t>Buana</w:t>
      </w:r>
      <w:proofErr w:type="spellEnd"/>
      <w:r w:rsidR="00A61AB8" w:rsidRPr="00113B98">
        <w:rPr>
          <w:rFonts w:eastAsia="Times New Roman" w:cs="Times New Roman"/>
          <w:i/>
          <w:iCs/>
          <w:szCs w:val="24"/>
          <w:lang w:eastAsia="en-ID"/>
        </w:rPr>
        <w:t xml:space="preserve"> </w:t>
      </w:r>
      <w:proofErr w:type="spellStart"/>
      <w:r w:rsidR="00A61AB8" w:rsidRPr="00113B98">
        <w:rPr>
          <w:rFonts w:eastAsia="Times New Roman" w:cs="Times New Roman"/>
          <w:i/>
          <w:iCs/>
          <w:szCs w:val="24"/>
          <w:lang w:eastAsia="en-ID"/>
        </w:rPr>
        <w:t>Informatika</w:t>
      </w:r>
      <w:proofErr w:type="spellEnd"/>
      <w:r w:rsidR="00A61AB8" w:rsidRPr="00113B98">
        <w:rPr>
          <w:rFonts w:eastAsia="Times New Roman" w:cs="Times New Roman"/>
          <w:szCs w:val="24"/>
          <w:lang w:eastAsia="en-ID"/>
        </w:rPr>
        <w:t>, 15(1), 59-68.</w:t>
      </w:r>
      <w:r>
        <w:rPr>
          <w:rFonts w:eastAsia="Times New Roman" w:cs="Times New Roman"/>
          <w:szCs w:val="24"/>
          <w:lang w:eastAsia="en-ID"/>
        </w:rPr>
        <w:t xml:space="preserve"> </w:t>
      </w:r>
      <w:hyperlink r:id="rId11" w:history="1">
        <w:r w:rsidRPr="00186816">
          <w:rPr>
            <w:rStyle w:val="Hyperlink"/>
            <w:rFonts w:eastAsia="Times New Roman" w:cs="Times New Roman"/>
            <w:szCs w:val="24"/>
            <w:lang w:eastAsia="en-ID"/>
          </w:rPr>
          <w:t>https://ojs.uajy.ac.id/index.php/jbi/article/view/8333</w:t>
        </w:r>
      </w:hyperlink>
    </w:p>
    <w:p w14:paraId="249FF155" w14:textId="6FA043AE" w:rsidR="00B363C6" w:rsidRPr="00265584" w:rsidRDefault="00265584" w:rsidP="00265584">
      <w:pPr>
        <w:spacing w:before="100" w:beforeAutospacing="1" w:after="100" w:afterAutospacing="1" w:line="360" w:lineRule="auto"/>
        <w:jc w:val="left"/>
        <w:rPr>
          <w:rStyle w:val="Hyperlink"/>
          <w:rFonts w:eastAsia="Times New Roman" w:cs="Times New Roman"/>
          <w:color w:val="auto"/>
          <w:szCs w:val="24"/>
          <w:u w:val="none"/>
          <w:lang w:eastAsia="en-ID"/>
        </w:rPr>
      </w:pPr>
      <w:r w:rsidRPr="00113B98">
        <w:rPr>
          <w:rFonts w:eastAsia="Times New Roman" w:cs="Times New Roman"/>
          <w:szCs w:val="24"/>
          <w:lang w:eastAsia="en-ID"/>
        </w:rPr>
        <w:t>[</w:t>
      </w:r>
      <w:r>
        <w:rPr>
          <w:rFonts w:eastAsia="Times New Roman" w:cs="Times New Roman"/>
          <w:szCs w:val="24"/>
          <w:lang w:eastAsia="en-ID"/>
        </w:rPr>
        <w:t>4</w:t>
      </w:r>
      <w:r w:rsidRPr="00113B98">
        <w:rPr>
          <w:rFonts w:eastAsia="Times New Roman" w:cs="Times New Roman"/>
          <w:szCs w:val="24"/>
          <w:lang w:eastAsia="en-ID"/>
        </w:rPr>
        <w:t xml:space="preserve">] </w:t>
      </w:r>
      <w:r w:rsidR="00F6257C" w:rsidRPr="00265584">
        <w:rPr>
          <w:rFonts w:eastAsia="Times New Roman" w:cs="Times New Roman"/>
          <w:szCs w:val="24"/>
          <w:lang w:eastAsia="en-ID"/>
        </w:rPr>
        <w:t xml:space="preserve">Octavia, R. W. N., &amp; </w:t>
      </w:r>
      <w:proofErr w:type="spellStart"/>
      <w:r w:rsidR="00F6257C" w:rsidRPr="00265584">
        <w:rPr>
          <w:rFonts w:eastAsia="Times New Roman" w:cs="Times New Roman"/>
          <w:szCs w:val="24"/>
          <w:lang w:eastAsia="en-ID"/>
        </w:rPr>
        <w:t>Chotijah</w:t>
      </w:r>
      <w:proofErr w:type="spellEnd"/>
      <w:r w:rsidR="00F6257C" w:rsidRPr="00265584">
        <w:rPr>
          <w:rFonts w:eastAsia="Times New Roman" w:cs="Times New Roman"/>
          <w:szCs w:val="24"/>
          <w:lang w:eastAsia="en-ID"/>
        </w:rPr>
        <w:t xml:space="preserve">, U. (2022). </w:t>
      </w:r>
      <w:proofErr w:type="spellStart"/>
      <w:r w:rsidR="00F6257C" w:rsidRPr="00265584">
        <w:rPr>
          <w:rFonts w:eastAsia="Times New Roman" w:cs="Times New Roman"/>
          <w:szCs w:val="24"/>
          <w:lang w:eastAsia="en-ID"/>
        </w:rPr>
        <w:t>Implementasi</w:t>
      </w:r>
      <w:proofErr w:type="spellEnd"/>
      <w:r w:rsidR="00F6257C" w:rsidRPr="00265584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="00F6257C" w:rsidRPr="00265584">
        <w:rPr>
          <w:rFonts w:eastAsia="Times New Roman" w:cs="Times New Roman"/>
          <w:szCs w:val="24"/>
          <w:lang w:eastAsia="en-ID"/>
        </w:rPr>
        <w:t>Metode</w:t>
      </w:r>
      <w:proofErr w:type="spellEnd"/>
      <w:r w:rsidR="00F6257C" w:rsidRPr="00265584">
        <w:rPr>
          <w:rFonts w:eastAsia="Times New Roman" w:cs="Times New Roman"/>
          <w:szCs w:val="24"/>
          <w:lang w:eastAsia="en-ID"/>
        </w:rPr>
        <w:t xml:space="preserve"> Least Square </w:t>
      </w:r>
      <w:proofErr w:type="spellStart"/>
      <w:r w:rsidR="00F6257C" w:rsidRPr="00265584">
        <w:rPr>
          <w:rFonts w:eastAsia="Times New Roman" w:cs="Times New Roman"/>
          <w:szCs w:val="24"/>
          <w:lang w:eastAsia="en-ID"/>
        </w:rPr>
        <w:t>Untuk</w:t>
      </w:r>
      <w:proofErr w:type="spellEnd"/>
      <w:r w:rsidR="00F6257C" w:rsidRPr="00265584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="00F6257C" w:rsidRPr="00265584">
        <w:rPr>
          <w:rFonts w:eastAsia="Times New Roman" w:cs="Times New Roman"/>
          <w:szCs w:val="24"/>
          <w:lang w:eastAsia="en-ID"/>
        </w:rPr>
        <w:t>Prediksi</w:t>
      </w:r>
      <w:proofErr w:type="spellEnd"/>
      <w:r w:rsidR="00F6257C" w:rsidRPr="00265584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="00F6257C" w:rsidRPr="00265584">
        <w:rPr>
          <w:rFonts w:eastAsia="Times New Roman" w:cs="Times New Roman"/>
          <w:szCs w:val="24"/>
          <w:lang w:eastAsia="en-ID"/>
        </w:rPr>
        <w:t>Penjualan</w:t>
      </w:r>
      <w:proofErr w:type="spellEnd"/>
      <w:r w:rsidR="00F6257C" w:rsidRPr="00265584">
        <w:rPr>
          <w:rFonts w:eastAsia="Times New Roman" w:cs="Times New Roman"/>
          <w:szCs w:val="24"/>
          <w:lang w:eastAsia="en-ID"/>
        </w:rPr>
        <w:t xml:space="preserve"> </w:t>
      </w:r>
      <w:proofErr w:type="spellStart"/>
      <w:r w:rsidR="00F6257C" w:rsidRPr="00265584">
        <w:rPr>
          <w:rFonts w:eastAsia="Times New Roman" w:cs="Times New Roman"/>
          <w:szCs w:val="24"/>
          <w:lang w:eastAsia="en-ID"/>
        </w:rPr>
        <w:t>Kue</w:t>
      </w:r>
      <w:proofErr w:type="spellEnd"/>
      <w:r w:rsidR="00F6257C" w:rsidRPr="00265584">
        <w:rPr>
          <w:rFonts w:eastAsia="Times New Roman" w:cs="Times New Roman"/>
          <w:szCs w:val="24"/>
          <w:lang w:eastAsia="en-ID"/>
        </w:rPr>
        <w:t xml:space="preserve"> Donat dan Bomboloni. </w:t>
      </w:r>
      <w:proofErr w:type="spellStart"/>
      <w:r w:rsidR="00F6257C" w:rsidRPr="00265584">
        <w:rPr>
          <w:rFonts w:eastAsia="Times New Roman" w:cs="Times New Roman"/>
          <w:i/>
          <w:iCs/>
          <w:szCs w:val="24"/>
          <w:lang w:eastAsia="en-ID"/>
        </w:rPr>
        <w:t>Jutisi</w:t>
      </w:r>
      <w:proofErr w:type="spellEnd"/>
      <w:r w:rsidR="00F6257C" w:rsidRPr="00265584">
        <w:rPr>
          <w:rFonts w:eastAsia="Times New Roman" w:cs="Times New Roman"/>
          <w:i/>
          <w:iCs/>
          <w:szCs w:val="24"/>
          <w:lang w:eastAsia="en-ID"/>
        </w:rPr>
        <w:t xml:space="preserve">: </w:t>
      </w:r>
      <w:proofErr w:type="spellStart"/>
      <w:r w:rsidR="00F6257C" w:rsidRPr="00265584">
        <w:rPr>
          <w:rFonts w:eastAsia="Times New Roman" w:cs="Times New Roman"/>
          <w:i/>
          <w:iCs/>
          <w:szCs w:val="24"/>
          <w:lang w:eastAsia="en-ID"/>
        </w:rPr>
        <w:t>Jurnal</w:t>
      </w:r>
      <w:proofErr w:type="spellEnd"/>
      <w:r w:rsidR="00F6257C" w:rsidRPr="00265584">
        <w:rPr>
          <w:rFonts w:eastAsia="Times New Roman" w:cs="Times New Roman"/>
          <w:i/>
          <w:iCs/>
          <w:szCs w:val="24"/>
          <w:lang w:eastAsia="en-ID"/>
        </w:rPr>
        <w:t xml:space="preserve"> </w:t>
      </w:r>
      <w:proofErr w:type="spellStart"/>
      <w:r w:rsidR="00F6257C" w:rsidRPr="00265584">
        <w:rPr>
          <w:rFonts w:eastAsia="Times New Roman" w:cs="Times New Roman"/>
          <w:i/>
          <w:iCs/>
          <w:szCs w:val="24"/>
          <w:lang w:eastAsia="en-ID"/>
        </w:rPr>
        <w:t>Ilmiah</w:t>
      </w:r>
      <w:proofErr w:type="spellEnd"/>
      <w:r w:rsidR="00F6257C" w:rsidRPr="00265584">
        <w:rPr>
          <w:rFonts w:eastAsia="Times New Roman" w:cs="Times New Roman"/>
          <w:i/>
          <w:iCs/>
          <w:szCs w:val="24"/>
          <w:lang w:eastAsia="en-ID"/>
        </w:rPr>
        <w:t xml:space="preserve"> Teknik </w:t>
      </w:r>
      <w:proofErr w:type="spellStart"/>
      <w:r w:rsidR="00F6257C" w:rsidRPr="00265584">
        <w:rPr>
          <w:rFonts w:eastAsia="Times New Roman" w:cs="Times New Roman"/>
          <w:i/>
          <w:iCs/>
          <w:szCs w:val="24"/>
          <w:lang w:eastAsia="en-ID"/>
        </w:rPr>
        <w:t>Informatika</w:t>
      </w:r>
      <w:proofErr w:type="spellEnd"/>
      <w:r w:rsidR="00F6257C" w:rsidRPr="00265584">
        <w:rPr>
          <w:rFonts w:eastAsia="Times New Roman" w:cs="Times New Roman"/>
          <w:i/>
          <w:iCs/>
          <w:szCs w:val="24"/>
          <w:lang w:eastAsia="en-ID"/>
        </w:rPr>
        <w:t xml:space="preserve"> dan </w:t>
      </w:r>
      <w:proofErr w:type="spellStart"/>
      <w:r w:rsidR="00F6257C" w:rsidRPr="00265584">
        <w:rPr>
          <w:rFonts w:eastAsia="Times New Roman" w:cs="Times New Roman"/>
          <w:i/>
          <w:iCs/>
          <w:szCs w:val="24"/>
          <w:lang w:eastAsia="en-ID"/>
        </w:rPr>
        <w:t>Sistem</w:t>
      </w:r>
      <w:proofErr w:type="spellEnd"/>
      <w:r w:rsidR="00F6257C" w:rsidRPr="00265584">
        <w:rPr>
          <w:rFonts w:eastAsia="Times New Roman" w:cs="Times New Roman"/>
          <w:i/>
          <w:iCs/>
          <w:szCs w:val="24"/>
          <w:lang w:eastAsia="en-ID"/>
        </w:rPr>
        <w:t xml:space="preserve"> </w:t>
      </w:r>
      <w:proofErr w:type="spellStart"/>
      <w:r w:rsidR="00F6257C" w:rsidRPr="00265584">
        <w:rPr>
          <w:rFonts w:eastAsia="Times New Roman" w:cs="Times New Roman"/>
          <w:i/>
          <w:iCs/>
          <w:szCs w:val="24"/>
          <w:lang w:eastAsia="en-ID"/>
        </w:rPr>
        <w:t>Informasi</w:t>
      </w:r>
      <w:proofErr w:type="spellEnd"/>
      <w:r w:rsidR="00F6257C" w:rsidRPr="00265584">
        <w:rPr>
          <w:rFonts w:eastAsia="Times New Roman" w:cs="Times New Roman"/>
          <w:szCs w:val="24"/>
          <w:lang w:eastAsia="en-ID"/>
        </w:rPr>
        <w:t>, 11(1), 253-262.</w:t>
      </w:r>
      <w:r>
        <w:rPr>
          <w:rFonts w:eastAsia="Times New Roman" w:cs="Times New Roman"/>
          <w:szCs w:val="24"/>
          <w:lang w:eastAsia="en-ID"/>
        </w:rPr>
        <w:t xml:space="preserve"> </w:t>
      </w:r>
      <w:hyperlink r:id="rId12" w:history="1">
        <w:r w:rsidRPr="00186816">
          <w:rPr>
            <w:rStyle w:val="Hyperlink"/>
            <w:rFonts w:eastAsia="Times New Roman" w:cs="Times New Roman"/>
            <w:szCs w:val="24"/>
            <w:lang w:eastAsia="en-ID"/>
          </w:rPr>
          <w:t>https://ojs.stmik-banjarbaru.ac.id/index.php/jutisi/article/view/802</w:t>
        </w:r>
      </w:hyperlink>
    </w:p>
    <w:p w14:paraId="60C89528" w14:textId="77777777" w:rsidR="00122E48" w:rsidRDefault="00122E48" w:rsidP="00B363C6">
      <w:pPr>
        <w:pStyle w:val="ListParagraph"/>
        <w:spacing w:before="100" w:beforeAutospacing="1" w:after="100" w:afterAutospacing="1" w:line="360" w:lineRule="auto"/>
        <w:jc w:val="left"/>
        <w:rPr>
          <w:rStyle w:val="Hyperlink"/>
          <w:rFonts w:eastAsia="Times New Roman" w:cs="Times New Roman"/>
          <w:szCs w:val="24"/>
          <w:lang w:eastAsia="en-ID"/>
        </w:rPr>
      </w:pPr>
    </w:p>
    <w:p w14:paraId="448B6650" w14:textId="77777777" w:rsidR="00EB7764" w:rsidRPr="00F6257C" w:rsidRDefault="00EB7764" w:rsidP="00B363C6">
      <w:pPr>
        <w:pStyle w:val="ListParagraph"/>
        <w:spacing w:before="100" w:beforeAutospacing="1" w:after="100" w:afterAutospacing="1" w:line="360" w:lineRule="auto"/>
        <w:jc w:val="left"/>
        <w:rPr>
          <w:rFonts w:eastAsia="Times New Roman" w:cs="Times New Roman"/>
          <w:szCs w:val="24"/>
          <w:lang w:eastAsia="en-ID"/>
        </w:rPr>
      </w:pPr>
    </w:p>
    <w:p w14:paraId="74832B0C" w14:textId="77777777" w:rsidR="008A69B5" w:rsidRPr="00B54B27" w:rsidRDefault="008A69B5" w:rsidP="00B34A10">
      <w:pPr>
        <w:pStyle w:val="ListParagraph"/>
        <w:spacing w:line="360" w:lineRule="auto"/>
        <w:rPr>
          <w:rFonts w:cs="Times New Roman"/>
          <w:szCs w:val="24"/>
        </w:rPr>
      </w:pPr>
    </w:p>
    <w:p w14:paraId="67174ECA" w14:textId="77777777" w:rsidR="008A69B5" w:rsidRPr="009B6AC6" w:rsidRDefault="008A69B5" w:rsidP="00504D9B">
      <w:pPr>
        <w:spacing w:line="360" w:lineRule="auto"/>
        <w:jc w:val="center"/>
        <w:rPr>
          <w:rFonts w:cs="Times New Roman"/>
          <w:b/>
          <w:bCs/>
          <w:szCs w:val="24"/>
        </w:rPr>
      </w:pPr>
    </w:p>
    <w:p w14:paraId="65D80132" w14:textId="77777777" w:rsidR="00670FF0" w:rsidRPr="008A69B5" w:rsidRDefault="00670FF0" w:rsidP="00504D9B">
      <w:pPr>
        <w:spacing w:line="360" w:lineRule="auto"/>
      </w:pPr>
    </w:p>
    <w:sectPr w:rsidR="00670FF0" w:rsidRPr="008A69B5" w:rsidSect="00653D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FE4518" w14:textId="77777777" w:rsidR="00A25834" w:rsidRDefault="00A25834" w:rsidP="000E5EB7">
      <w:pPr>
        <w:spacing w:after="0" w:line="240" w:lineRule="auto"/>
      </w:pPr>
      <w:r>
        <w:separator/>
      </w:r>
    </w:p>
  </w:endnote>
  <w:endnote w:type="continuationSeparator" w:id="0">
    <w:p w14:paraId="2E931D72" w14:textId="77777777" w:rsidR="00A25834" w:rsidRDefault="00A25834" w:rsidP="000E5EB7">
      <w:pPr>
        <w:spacing w:after="0" w:line="240" w:lineRule="auto"/>
      </w:pPr>
      <w:r>
        <w:continuationSeparator/>
      </w:r>
    </w:p>
  </w:endnote>
  <w:endnote w:type="continuationNotice" w:id="1">
    <w:p w14:paraId="327B9F6A" w14:textId="77777777" w:rsidR="00A25834" w:rsidRDefault="00A2583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751C41" w14:textId="77777777" w:rsidR="00A25834" w:rsidRDefault="00A25834" w:rsidP="000E5EB7">
      <w:pPr>
        <w:spacing w:after="0" w:line="240" w:lineRule="auto"/>
      </w:pPr>
      <w:r>
        <w:separator/>
      </w:r>
    </w:p>
  </w:footnote>
  <w:footnote w:type="continuationSeparator" w:id="0">
    <w:p w14:paraId="2A614807" w14:textId="77777777" w:rsidR="00A25834" w:rsidRDefault="00A25834" w:rsidP="000E5EB7">
      <w:pPr>
        <w:spacing w:after="0" w:line="240" w:lineRule="auto"/>
      </w:pPr>
      <w:r>
        <w:continuationSeparator/>
      </w:r>
    </w:p>
  </w:footnote>
  <w:footnote w:type="continuationNotice" w:id="1">
    <w:p w14:paraId="4A9CF369" w14:textId="77777777" w:rsidR="00A25834" w:rsidRDefault="00A25834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877FC"/>
    <w:multiLevelType w:val="hybridMultilevel"/>
    <w:tmpl w:val="FF2A9310"/>
    <w:lvl w:ilvl="0" w:tplc="42867ABA">
      <w:start w:val="1"/>
      <w:numFmt w:val="decimal"/>
      <w:lvlText w:val="2.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A6B07"/>
    <w:multiLevelType w:val="hybridMultilevel"/>
    <w:tmpl w:val="25A46264"/>
    <w:lvl w:ilvl="0" w:tplc="080E4226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" w15:restartNumberingAfterBreak="0">
    <w:nsid w:val="14831C3F"/>
    <w:multiLevelType w:val="hybridMultilevel"/>
    <w:tmpl w:val="B2C4792E"/>
    <w:lvl w:ilvl="0" w:tplc="7D10636A">
      <w:start w:val="1"/>
      <w:numFmt w:val="decimal"/>
      <w:lvlText w:val="1.%1."/>
      <w:lvlJc w:val="left"/>
      <w:pPr>
        <w:ind w:left="720" w:hanging="360"/>
      </w:pPr>
      <w:rPr>
        <w:rFonts w:hint="default"/>
        <w:lang w:val="en-ID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EE66B3"/>
    <w:multiLevelType w:val="hybridMultilevel"/>
    <w:tmpl w:val="52BC7F56"/>
    <w:lvl w:ilvl="0" w:tplc="7DA6B09E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25EA49E8"/>
    <w:multiLevelType w:val="multilevel"/>
    <w:tmpl w:val="0EE840C0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sz w:val="28"/>
      </w:rPr>
    </w:lvl>
  </w:abstractNum>
  <w:abstractNum w:abstractNumId="5" w15:restartNumberingAfterBreak="0">
    <w:nsid w:val="29A72013"/>
    <w:multiLevelType w:val="multilevel"/>
    <w:tmpl w:val="7ED4E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397C9E"/>
    <w:multiLevelType w:val="hybridMultilevel"/>
    <w:tmpl w:val="2FA2A2D2"/>
    <w:lvl w:ilvl="0" w:tplc="CF2ED36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035CFD"/>
    <w:multiLevelType w:val="hybridMultilevel"/>
    <w:tmpl w:val="61A8CC8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4B5CA8"/>
    <w:multiLevelType w:val="hybridMultilevel"/>
    <w:tmpl w:val="209C6CB6"/>
    <w:lvl w:ilvl="0" w:tplc="84EA94C2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3D0E78"/>
    <w:multiLevelType w:val="hybridMultilevel"/>
    <w:tmpl w:val="FF2A9310"/>
    <w:lvl w:ilvl="0" w:tplc="FFFFFFFF">
      <w:start w:val="1"/>
      <w:numFmt w:val="decimal"/>
      <w:lvlText w:val="2.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C7270F"/>
    <w:multiLevelType w:val="hybridMultilevel"/>
    <w:tmpl w:val="1520C80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2D15FB"/>
    <w:multiLevelType w:val="hybridMultilevel"/>
    <w:tmpl w:val="BCC4434A"/>
    <w:lvl w:ilvl="0" w:tplc="ABAA06DC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28401D"/>
    <w:multiLevelType w:val="hybridMultilevel"/>
    <w:tmpl w:val="BC1C14E8"/>
    <w:lvl w:ilvl="0" w:tplc="24E84618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E8060C"/>
    <w:multiLevelType w:val="hybridMultilevel"/>
    <w:tmpl w:val="332A634A"/>
    <w:lvl w:ilvl="0" w:tplc="A2D0B7F2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1DF207C"/>
    <w:multiLevelType w:val="multilevel"/>
    <w:tmpl w:val="DC08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8523EF"/>
    <w:multiLevelType w:val="hybridMultilevel"/>
    <w:tmpl w:val="47AC22B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C511FD"/>
    <w:multiLevelType w:val="hybridMultilevel"/>
    <w:tmpl w:val="54B057CC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DFE2EA6"/>
    <w:multiLevelType w:val="multilevel"/>
    <w:tmpl w:val="A2A2BDA8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" w15:restartNumberingAfterBreak="0">
    <w:nsid w:val="66187053"/>
    <w:multiLevelType w:val="hybridMultilevel"/>
    <w:tmpl w:val="07C0C0F8"/>
    <w:lvl w:ilvl="0" w:tplc="94889A2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8F326F"/>
    <w:multiLevelType w:val="hybridMultilevel"/>
    <w:tmpl w:val="0FD6C97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7B8564D"/>
    <w:multiLevelType w:val="hybridMultilevel"/>
    <w:tmpl w:val="1B62E8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073283"/>
    <w:multiLevelType w:val="hybridMultilevel"/>
    <w:tmpl w:val="641275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1E247E"/>
    <w:multiLevelType w:val="hybridMultilevel"/>
    <w:tmpl w:val="546E7D1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324F9C"/>
    <w:multiLevelType w:val="hybridMultilevel"/>
    <w:tmpl w:val="AD5C525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692648"/>
    <w:multiLevelType w:val="hybridMultilevel"/>
    <w:tmpl w:val="B61619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1"/>
  </w:num>
  <w:num w:numId="3">
    <w:abstractNumId w:val="8"/>
  </w:num>
  <w:num w:numId="4">
    <w:abstractNumId w:val="17"/>
  </w:num>
  <w:num w:numId="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0"/>
  </w:num>
  <w:num w:numId="8">
    <w:abstractNumId w:val="13"/>
  </w:num>
  <w:num w:numId="9">
    <w:abstractNumId w:val="18"/>
  </w:num>
  <w:num w:numId="10">
    <w:abstractNumId w:val="6"/>
  </w:num>
  <w:num w:numId="11">
    <w:abstractNumId w:val="15"/>
  </w:num>
  <w:num w:numId="12">
    <w:abstractNumId w:val="10"/>
  </w:num>
  <w:num w:numId="13">
    <w:abstractNumId w:val="14"/>
  </w:num>
  <w:num w:numId="14">
    <w:abstractNumId w:val="19"/>
  </w:num>
  <w:num w:numId="15">
    <w:abstractNumId w:val="24"/>
  </w:num>
  <w:num w:numId="16">
    <w:abstractNumId w:val="23"/>
  </w:num>
  <w:num w:numId="17">
    <w:abstractNumId w:val="3"/>
  </w:num>
  <w:num w:numId="18">
    <w:abstractNumId w:val="16"/>
  </w:num>
  <w:num w:numId="19">
    <w:abstractNumId w:val="7"/>
  </w:num>
  <w:num w:numId="20">
    <w:abstractNumId w:val="5"/>
  </w:num>
  <w:num w:numId="21">
    <w:abstractNumId w:val="21"/>
  </w:num>
  <w:num w:numId="22">
    <w:abstractNumId w:val="20"/>
  </w:num>
  <w:num w:numId="23">
    <w:abstractNumId w:val="1"/>
  </w:num>
  <w:num w:numId="24">
    <w:abstractNumId w:val="9"/>
  </w:num>
  <w:num w:numId="25">
    <w:abstractNumId w:val="4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9B5"/>
    <w:rsid w:val="000031C7"/>
    <w:rsid w:val="00004477"/>
    <w:rsid w:val="00010C7A"/>
    <w:rsid w:val="000133D8"/>
    <w:rsid w:val="00022DD1"/>
    <w:rsid w:val="000302D9"/>
    <w:rsid w:val="000309D2"/>
    <w:rsid w:val="00042CED"/>
    <w:rsid w:val="00047F77"/>
    <w:rsid w:val="000517A2"/>
    <w:rsid w:val="000540CC"/>
    <w:rsid w:val="000622A9"/>
    <w:rsid w:val="00063DE7"/>
    <w:rsid w:val="00065622"/>
    <w:rsid w:val="00070CE8"/>
    <w:rsid w:val="000822D0"/>
    <w:rsid w:val="00082E3D"/>
    <w:rsid w:val="000861DC"/>
    <w:rsid w:val="000958D2"/>
    <w:rsid w:val="000A61CA"/>
    <w:rsid w:val="000B2797"/>
    <w:rsid w:val="000B293B"/>
    <w:rsid w:val="000C23BC"/>
    <w:rsid w:val="000D0123"/>
    <w:rsid w:val="000D106C"/>
    <w:rsid w:val="000D74DD"/>
    <w:rsid w:val="000E5EB7"/>
    <w:rsid w:val="000E79C0"/>
    <w:rsid w:val="000E7BE6"/>
    <w:rsid w:val="000E7DA4"/>
    <w:rsid w:val="00100100"/>
    <w:rsid w:val="0010029B"/>
    <w:rsid w:val="00100890"/>
    <w:rsid w:val="0010109F"/>
    <w:rsid w:val="001043DE"/>
    <w:rsid w:val="00104E0C"/>
    <w:rsid w:val="00113B98"/>
    <w:rsid w:val="001155EE"/>
    <w:rsid w:val="00122E48"/>
    <w:rsid w:val="00122FBC"/>
    <w:rsid w:val="00124BBA"/>
    <w:rsid w:val="00131BC9"/>
    <w:rsid w:val="001330B0"/>
    <w:rsid w:val="001362BE"/>
    <w:rsid w:val="00147E49"/>
    <w:rsid w:val="00165FB6"/>
    <w:rsid w:val="00166376"/>
    <w:rsid w:val="0017448D"/>
    <w:rsid w:val="00194C76"/>
    <w:rsid w:val="00197A39"/>
    <w:rsid w:val="001A7CFD"/>
    <w:rsid w:val="001B0EE8"/>
    <w:rsid w:val="001C0079"/>
    <w:rsid w:val="001C2967"/>
    <w:rsid w:val="001C7BF5"/>
    <w:rsid w:val="001D139C"/>
    <w:rsid w:val="001D2654"/>
    <w:rsid w:val="001E164F"/>
    <w:rsid w:val="00205533"/>
    <w:rsid w:val="002122A4"/>
    <w:rsid w:val="002125B4"/>
    <w:rsid w:val="00225B40"/>
    <w:rsid w:val="00230F3F"/>
    <w:rsid w:val="002333D1"/>
    <w:rsid w:val="002358FD"/>
    <w:rsid w:val="0025526D"/>
    <w:rsid w:val="00255312"/>
    <w:rsid w:val="00255FFC"/>
    <w:rsid w:val="00260A44"/>
    <w:rsid w:val="00262764"/>
    <w:rsid w:val="00263B34"/>
    <w:rsid w:val="00265584"/>
    <w:rsid w:val="0027562B"/>
    <w:rsid w:val="00277613"/>
    <w:rsid w:val="00280A13"/>
    <w:rsid w:val="00283BC5"/>
    <w:rsid w:val="0028437B"/>
    <w:rsid w:val="00284AF5"/>
    <w:rsid w:val="0029559C"/>
    <w:rsid w:val="002A1E3B"/>
    <w:rsid w:val="002A31E3"/>
    <w:rsid w:val="002A6619"/>
    <w:rsid w:val="002B016C"/>
    <w:rsid w:val="002B36FD"/>
    <w:rsid w:val="002B49F2"/>
    <w:rsid w:val="002B4C25"/>
    <w:rsid w:val="002C435F"/>
    <w:rsid w:val="002C6A60"/>
    <w:rsid w:val="002D2CA0"/>
    <w:rsid w:val="002D33A9"/>
    <w:rsid w:val="002D3655"/>
    <w:rsid w:val="002D4B13"/>
    <w:rsid w:val="002D720E"/>
    <w:rsid w:val="002E641E"/>
    <w:rsid w:val="002F54EF"/>
    <w:rsid w:val="00302D47"/>
    <w:rsid w:val="003062A0"/>
    <w:rsid w:val="0031358D"/>
    <w:rsid w:val="003140B9"/>
    <w:rsid w:val="003163A1"/>
    <w:rsid w:val="00321A94"/>
    <w:rsid w:val="0032645E"/>
    <w:rsid w:val="00331187"/>
    <w:rsid w:val="00331FCC"/>
    <w:rsid w:val="00332C29"/>
    <w:rsid w:val="0033740A"/>
    <w:rsid w:val="00340ED4"/>
    <w:rsid w:val="003451F1"/>
    <w:rsid w:val="00345371"/>
    <w:rsid w:val="00355326"/>
    <w:rsid w:val="003575E0"/>
    <w:rsid w:val="0036102C"/>
    <w:rsid w:val="003769CC"/>
    <w:rsid w:val="00376CCF"/>
    <w:rsid w:val="003907F6"/>
    <w:rsid w:val="00394C27"/>
    <w:rsid w:val="00396C50"/>
    <w:rsid w:val="003B3520"/>
    <w:rsid w:val="003B6DA1"/>
    <w:rsid w:val="003C03E2"/>
    <w:rsid w:val="003C4F60"/>
    <w:rsid w:val="003E0186"/>
    <w:rsid w:val="003E6336"/>
    <w:rsid w:val="003E780D"/>
    <w:rsid w:val="003F0E3D"/>
    <w:rsid w:val="003F289F"/>
    <w:rsid w:val="00402DF3"/>
    <w:rsid w:val="00403688"/>
    <w:rsid w:val="00410176"/>
    <w:rsid w:val="00413022"/>
    <w:rsid w:val="004166A3"/>
    <w:rsid w:val="00417686"/>
    <w:rsid w:val="00420780"/>
    <w:rsid w:val="0042091D"/>
    <w:rsid w:val="00421332"/>
    <w:rsid w:val="00423EE0"/>
    <w:rsid w:val="00437775"/>
    <w:rsid w:val="004436BE"/>
    <w:rsid w:val="004436C5"/>
    <w:rsid w:val="00445A4C"/>
    <w:rsid w:val="0045279B"/>
    <w:rsid w:val="0045293F"/>
    <w:rsid w:val="004576F8"/>
    <w:rsid w:val="00460EFD"/>
    <w:rsid w:val="00462D47"/>
    <w:rsid w:val="004639EB"/>
    <w:rsid w:val="00474494"/>
    <w:rsid w:val="00482649"/>
    <w:rsid w:val="00486A23"/>
    <w:rsid w:val="00493354"/>
    <w:rsid w:val="00495E08"/>
    <w:rsid w:val="004A062B"/>
    <w:rsid w:val="004A1427"/>
    <w:rsid w:val="004A2946"/>
    <w:rsid w:val="004A6CE8"/>
    <w:rsid w:val="004A7D9C"/>
    <w:rsid w:val="004B10A0"/>
    <w:rsid w:val="004C7089"/>
    <w:rsid w:val="004D0DB6"/>
    <w:rsid w:val="004D190A"/>
    <w:rsid w:val="004D3261"/>
    <w:rsid w:val="004D6B00"/>
    <w:rsid w:val="004E670B"/>
    <w:rsid w:val="004E7F9D"/>
    <w:rsid w:val="004F4E13"/>
    <w:rsid w:val="00500255"/>
    <w:rsid w:val="0050307B"/>
    <w:rsid w:val="00504234"/>
    <w:rsid w:val="00504D9B"/>
    <w:rsid w:val="0050762F"/>
    <w:rsid w:val="00512E3F"/>
    <w:rsid w:val="00524810"/>
    <w:rsid w:val="00530236"/>
    <w:rsid w:val="00530AD1"/>
    <w:rsid w:val="00533B8E"/>
    <w:rsid w:val="00536A80"/>
    <w:rsid w:val="00536AF1"/>
    <w:rsid w:val="00537A27"/>
    <w:rsid w:val="00543000"/>
    <w:rsid w:val="005467D5"/>
    <w:rsid w:val="0054756A"/>
    <w:rsid w:val="00564C90"/>
    <w:rsid w:val="00570F71"/>
    <w:rsid w:val="00573D20"/>
    <w:rsid w:val="00582327"/>
    <w:rsid w:val="005879BB"/>
    <w:rsid w:val="00595E6E"/>
    <w:rsid w:val="005A6358"/>
    <w:rsid w:val="005A688C"/>
    <w:rsid w:val="005C0DEB"/>
    <w:rsid w:val="005C1F33"/>
    <w:rsid w:val="005D0C84"/>
    <w:rsid w:val="005D2085"/>
    <w:rsid w:val="005D23BF"/>
    <w:rsid w:val="005F141C"/>
    <w:rsid w:val="005F71B2"/>
    <w:rsid w:val="00602CD9"/>
    <w:rsid w:val="006043C8"/>
    <w:rsid w:val="00613597"/>
    <w:rsid w:val="00620E84"/>
    <w:rsid w:val="006219A5"/>
    <w:rsid w:val="0063526C"/>
    <w:rsid w:val="00640CDD"/>
    <w:rsid w:val="00650513"/>
    <w:rsid w:val="00653B8B"/>
    <w:rsid w:val="00655881"/>
    <w:rsid w:val="00657AAC"/>
    <w:rsid w:val="00663B56"/>
    <w:rsid w:val="00670FF0"/>
    <w:rsid w:val="00671D48"/>
    <w:rsid w:val="00682EC6"/>
    <w:rsid w:val="00683411"/>
    <w:rsid w:val="006B338C"/>
    <w:rsid w:val="006B6DAE"/>
    <w:rsid w:val="006B7926"/>
    <w:rsid w:val="006C3812"/>
    <w:rsid w:val="006C489C"/>
    <w:rsid w:val="006C4AC8"/>
    <w:rsid w:val="006C7791"/>
    <w:rsid w:val="006E6224"/>
    <w:rsid w:val="006F0CD6"/>
    <w:rsid w:val="006F280C"/>
    <w:rsid w:val="006F4AEF"/>
    <w:rsid w:val="006F6851"/>
    <w:rsid w:val="007000D8"/>
    <w:rsid w:val="00700133"/>
    <w:rsid w:val="00702B84"/>
    <w:rsid w:val="00704E3D"/>
    <w:rsid w:val="007155C3"/>
    <w:rsid w:val="0072008F"/>
    <w:rsid w:val="0072165D"/>
    <w:rsid w:val="00730A4C"/>
    <w:rsid w:val="007352A0"/>
    <w:rsid w:val="0073600B"/>
    <w:rsid w:val="007376C2"/>
    <w:rsid w:val="00752543"/>
    <w:rsid w:val="007600EB"/>
    <w:rsid w:val="00761C93"/>
    <w:rsid w:val="00765781"/>
    <w:rsid w:val="00770E38"/>
    <w:rsid w:val="0077522A"/>
    <w:rsid w:val="00786CF6"/>
    <w:rsid w:val="007952B4"/>
    <w:rsid w:val="00795A53"/>
    <w:rsid w:val="007A3A21"/>
    <w:rsid w:val="007A4A12"/>
    <w:rsid w:val="007B0CBD"/>
    <w:rsid w:val="007B6D82"/>
    <w:rsid w:val="007C0175"/>
    <w:rsid w:val="007C1821"/>
    <w:rsid w:val="007C1956"/>
    <w:rsid w:val="007C24D0"/>
    <w:rsid w:val="007C37B0"/>
    <w:rsid w:val="007C7068"/>
    <w:rsid w:val="007D78E0"/>
    <w:rsid w:val="007E76EF"/>
    <w:rsid w:val="007F340A"/>
    <w:rsid w:val="007F58C3"/>
    <w:rsid w:val="007F642E"/>
    <w:rsid w:val="007F773D"/>
    <w:rsid w:val="00803FC9"/>
    <w:rsid w:val="00804B38"/>
    <w:rsid w:val="00806BDE"/>
    <w:rsid w:val="008164F4"/>
    <w:rsid w:val="00830BE8"/>
    <w:rsid w:val="00831973"/>
    <w:rsid w:val="0083351D"/>
    <w:rsid w:val="008350BA"/>
    <w:rsid w:val="00835D30"/>
    <w:rsid w:val="00847142"/>
    <w:rsid w:val="008505E3"/>
    <w:rsid w:val="0085327B"/>
    <w:rsid w:val="00854583"/>
    <w:rsid w:val="008554C4"/>
    <w:rsid w:val="00880C66"/>
    <w:rsid w:val="00881074"/>
    <w:rsid w:val="00896976"/>
    <w:rsid w:val="008A05A8"/>
    <w:rsid w:val="008A69B5"/>
    <w:rsid w:val="008D2DDC"/>
    <w:rsid w:val="008F0A4F"/>
    <w:rsid w:val="008F37BA"/>
    <w:rsid w:val="008F6D2C"/>
    <w:rsid w:val="009022CD"/>
    <w:rsid w:val="00912E81"/>
    <w:rsid w:val="0091414A"/>
    <w:rsid w:val="00921B4E"/>
    <w:rsid w:val="00930DB0"/>
    <w:rsid w:val="00937DDC"/>
    <w:rsid w:val="009468E6"/>
    <w:rsid w:val="00952297"/>
    <w:rsid w:val="00961A55"/>
    <w:rsid w:val="00962751"/>
    <w:rsid w:val="009635D4"/>
    <w:rsid w:val="00963961"/>
    <w:rsid w:val="009651E4"/>
    <w:rsid w:val="00966D87"/>
    <w:rsid w:val="00985678"/>
    <w:rsid w:val="0098767B"/>
    <w:rsid w:val="00990F02"/>
    <w:rsid w:val="009944D3"/>
    <w:rsid w:val="009A1976"/>
    <w:rsid w:val="009A2D87"/>
    <w:rsid w:val="009B23DE"/>
    <w:rsid w:val="009B7BDF"/>
    <w:rsid w:val="009D05B1"/>
    <w:rsid w:val="009D0975"/>
    <w:rsid w:val="009D1931"/>
    <w:rsid w:val="009D420C"/>
    <w:rsid w:val="009D73DB"/>
    <w:rsid w:val="009F4263"/>
    <w:rsid w:val="009F603F"/>
    <w:rsid w:val="009F786B"/>
    <w:rsid w:val="00A17CEB"/>
    <w:rsid w:val="00A247F7"/>
    <w:rsid w:val="00A25834"/>
    <w:rsid w:val="00A37E5C"/>
    <w:rsid w:val="00A4255D"/>
    <w:rsid w:val="00A42619"/>
    <w:rsid w:val="00A61AB8"/>
    <w:rsid w:val="00A70C5D"/>
    <w:rsid w:val="00A77C8B"/>
    <w:rsid w:val="00A8110C"/>
    <w:rsid w:val="00A93432"/>
    <w:rsid w:val="00A97E2C"/>
    <w:rsid w:val="00AA3FF4"/>
    <w:rsid w:val="00AB2BD7"/>
    <w:rsid w:val="00AB33D0"/>
    <w:rsid w:val="00AB5932"/>
    <w:rsid w:val="00AB60F0"/>
    <w:rsid w:val="00AB66F6"/>
    <w:rsid w:val="00AB6925"/>
    <w:rsid w:val="00AB6B3A"/>
    <w:rsid w:val="00AB7B9B"/>
    <w:rsid w:val="00AC4B08"/>
    <w:rsid w:val="00AC6E9E"/>
    <w:rsid w:val="00AC7044"/>
    <w:rsid w:val="00AD2B7A"/>
    <w:rsid w:val="00AE15F9"/>
    <w:rsid w:val="00AE2379"/>
    <w:rsid w:val="00AE363F"/>
    <w:rsid w:val="00AF3684"/>
    <w:rsid w:val="00AF4AAA"/>
    <w:rsid w:val="00AF6E2C"/>
    <w:rsid w:val="00B110DB"/>
    <w:rsid w:val="00B12239"/>
    <w:rsid w:val="00B2694A"/>
    <w:rsid w:val="00B26ADC"/>
    <w:rsid w:val="00B27736"/>
    <w:rsid w:val="00B3079B"/>
    <w:rsid w:val="00B34A10"/>
    <w:rsid w:val="00B363C6"/>
    <w:rsid w:val="00B42556"/>
    <w:rsid w:val="00B475AE"/>
    <w:rsid w:val="00B51150"/>
    <w:rsid w:val="00B51160"/>
    <w:rsid w:val="00B57BB8"/>
    <w:rsid w:val="00B60732"/>
    <w:rsid w:val="00B62521"/>
    <w:rsid w:val="00B6558D"/>
    <w:rsid w:val="00B7095F"/>
    <w:rsid w:val="00B757BF"/>
    <w:rsid w:val="00B82F67"/>
    <w:rsid w:val="00B84184"/>
    <w:rsid w:val="00B94F0D"/>
    <w:rsid w:val="00B95161"/>
    <w:rsid w:val="00B97AA5"/>
    <w:rsid w:val="00BC3FBC"/>
    <w:rsid w:val="00BC751E"/>
    <w:rsid w:val="00BD196B"/>
    <w:rsid w:val="00BE3757"/>
    <w:rsid w:val="00BE4FEE"/>
    <w:rsid w:val="00BE5EF3"/>
    <w:rsid w:val="00BE6BE1"/>
    <w:rsid w:val="00BF3E48"/>
    <w:rsid w:val="00BF4F84"/>
    <w:rsid w:val="00C01520"/>
    <w:rsid w:val="00C14359"/>
    <w:rsid w:val="00C15A4F"/>
    <w:rsid w:val="00C16A8D"/>
    <w:rsid w:val="00C212BF"/>
    <w:rsid w:val="00C22570"/>
    <w:rsid w:val="00C2612A"/>
    <w:rsid w:val="00C30DDC"/>
    <w:rsid w:val="00C3177F"/>
    <w:rsid w:val="00C37566"/>
    <w:rsid w:val="00C4338B"/>
    <w:rsid w:val="00C5302E"/>
    <w:rsid w:val="00C53F7A"/>
    <w:rsid w:val="00C56F6B"/>
    <w:rsid w:val="00C57189"/>
    <w:rsid w:val="00C63876"/>
    <w:rsid w:val="00C64095"/>
    <w:rsid w:val="00C75341"/>
    <w:rsid w:val="00C90E39"/>
    <w:rsid w:val="00CA0C31"/>
    <w:rsid w:val="00CA3CAF"/>
    <w:rsid w:val="00CB4F9F"/>
    <w:rsid w:val="00CC35C5"/>
    <w:rsid w:val="00CD0F23"/>
    <w:rsid w:val="00CD15B9"/>
    <w:rsid w:val="00CD3B34"/>
    <w:rsid w:val="00CE72E6"/>
    <w:rsid w:val="00CF06B5"/>
    <w:rsid w:val="00CF191E"/>
    <w:rsid w:val="00D00389"/>
    <w:rsid w:val="00D0479F"/>
    <w:rsid w:val="00D07485"/>
    <w:rsid w:val="00D1064F"/>
    <w:rsid w:val="00D201FE"/>
    <w:rsid w:val="00D250C8"/>
    <w:rsid w:val="00D27378"/>
    <w:rsid w:val="00D40170"/>
    <w:rsid w:val="00D60E43"/>
    <w:rsid w:val="00D73241"/>
    <w:rsid w:val="00D75284"/>
    <w:rsid w:val="00D913ED"/>
    <w:rsid w:val="00D94553"/>
    <w:rsid w:val="00D95CE4"/>
    <w:rsid w:val="00D970A6"/>
    <w:rsid w:val="00DA42F2"/>
    <w:rsid w:val="00DA6987"/>
    <w:rsid w:val="00DC1DFB"/>
    <w:rsid w:val="00DC5A01"/>
    <w:rsid w:val="00DD00AB"/>
    <w:rsid w:val="00DD0CDC"/>
    <w:rsid w:val="00DE3669"/>
    <w:rsid w:val="00DE6EE2"/>
    <w:rsid w:val="00DF6383"/>
    <w:rsid w:val="00E0033F"/>
    <w:rsid w:val="00E079BA"/>
    <w:rsid w:val="00E17BBB"/>
    <w:rsid w:val="00E24000"/>
    <w:rsid w:val="00E33B4B"/>
    <w:rsid w:val="00E37064"/>
    <w:rsid w:val="00E412BA"/>
    <w:rsid w:val="00E41486"/>
    <w:rsid w:val="00E70ACD"/>
    <w:rsid w:val="00E73AF2"/>
    <w:rsid w:val="00E7504C"/>
    <w:rsid w:val="00E77DB2"/>
    <w:rsid w:val="00E867EF"/>
    <w:rsid w:val="00E87769"/>
    <w:rsid w:val="00E928BD"/>
    <w:rsid w:val="00E96643"/>
    <w:rsid w:val="00EA0695"/>
    <w:rsid w:val="00EB1E6F"/>
    <w:rsid w:val="00EB61AE"/>
    <w:rsid w:val="00EB7764"/>
    <w:rsid w:val="00EC00B9"/>
    <w:rsid w:val="00EC4B69"/>
    <w:rsid w:val="00ED5AA1"/>
    <w:rsid w:val="00EE0617"/>
    <w:rsid w:val="00EF20C9"/>
    <w:rsid w:val="00F05B40"/>
    <w:rsid w:val="00F06EF2"/>
    <w:rsid w:val="00F144F3"/>
    <w:rsid w:val="00F21F1E"/>
    <w:rsid w:val="00F21F5B"/>
    <w:rsid w:val="00F3479E"/>
    <w:rsid w:val="00F37D0D"/>
    <w:rsid w:val="00F42207"/>
    <w:rsid w:val="00F42688"/>
    <w:rsid w:val="00F42919"/>
    <w:rsid w:val="00F42B7B"/>
    <w:rsid w:val="00F6257C"/>
    <w:rsid w:val="00F718C7"/>
    <w:rsid w:val="00F71F3F"/>
    <w:rsid w:val="00F7440E"/>
    <w:rsid w:val="00F83DBC"/>
    <w:rsid w:val="00FE0B5D"/>
    <w:rsid w:val="00FE1823"/>
    <w:rsid w:val="00FE1CE5"/>
    <w:rsid w:val="00FF56A6"/>
    <w:rsid w:val="00FF7029"/>
    <w:rsid w:val="4EDE9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B2900"/>
  <w15:chartTrackingRefBased/>
  <w15:docId w15:val="{591067DD-D4FE-4963-8C3F-53F53C05B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29B"/>
    <w:pPr>
      <w:jc w:val="both"/>
    </w:pPr>
    <w:rPr>
      <w:rFonts w:ascii="Times New Roman" w:eastAsiaTheme="minorHAnsi" w:hAnsi="Times New Roman"/>
      <w:sz w:val="24"/>
      <w:lang w:val="en-ID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861DC"/>
    <w:pPr>
      <w:keepNext/>
      <w:keepLines/>
      <w:spacing w:before="24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15A4F"/>
    <w:pPr>
      <w:keepNext/>
      <w:keepLines/>
      <w:numPr>
        <w:numId w:val="4"/>
      </w:numPr>
      <w:spacing w:before="40"/>
      <w:ind w:hanging="360"/>
      <w:outlineLvl w:val="1"/>
    </w:pPr>
    <w:rPr>
      <w:rFonts w:eastAsiaTheme="majorEastAsia" w:cstheme="majorBidi"/>
      <w:b/>
      <w:sz w:val="28"/>
      <w:szCs w:val="26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C15A4F"/>
    <w:pPr>
      <w:keepNext/>
      <w:keepLines/>
      <w:tabs>
        <w:tab w:val="num" w:pos="720"/>
      </w:tabs>
      <w:spacing w:before="40"/>
      <w:ind w:left="720" w:hanging="360"/>
      <w:outlineLvl w:val="2"/>
    </w:pPr>
    <w:rPr>
      <w:rFonts w:eastAsiaTheme="majorEastAsia" w:cstheme="majorBidi"/>
      <w:b/>
      <w:sz w:val="28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15A4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861DC"/>
    <w:rPr>
      <w:rFonts w:ascii="Times New Roman" w:eastAsiaTheme="majorEastAsia" w:hAnsi="Times New Roman" w:cstheme="majorBidi"/>
      <w:b/>
      <w:sz w:val="32"/>
      <w:szCs w:val="32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A4F"/>
    <w:rPr>
      <w:rFonts w:ascii="Times New Roman" w:eastAsiaTheme="majorEastAsia" w:hAnsi="Times New Roman" w:cstheme="majorBidi"/>
      <w:b/>
      <w:sz w:val="28"/>
      <w:szCs w:val="24"/>
    </w:rPr>
  </w:style>
  <w:style w:type="table" w:styleId="TableGrid">
    <w:name w:val="Table Grid"/>
    <w:basedOn w:val="TableNormal"/>
    <w:uiPriority w:val="39"/>
    <w:rsid w:val="008A69B5"/>
    <w:pPr>
      <w:spacing w:after="0" w:line="240" w:lineRule="auto"/>
    </w:pPr>
    <w:rPr>
      <w:rFonts w:eastAsiaTheme="minorHAnsi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A69B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A69B5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8A69B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8A69B5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D"/>
    </w:rPr>
  </w:style>
  <w:style w:type="character" w:styleId="Emphasis">
    <w:name w:val="Emphasis"/>
    <w:basedOn w:val="DefaultParagraphFont"/>
    <w:uiPriority w:val="20"/>
    <w:qFormat/>
    <w:rsid w:val="008A69B5"/>
    <w:rPr>
      <w:i/>
      <w:iCs/>
    </w:rPr>
  </w:style>
  <w:style w:type="character" w:styleId="Strong">
    <w:name w:val="Strong"/>
    <w:basedOn w:val="DefaultParagraphFont"/>
    <w:uiPriority w:val="22"/>
    <w:qFormat/>
    <w:rsid w:val="0091414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952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5EB7"/>
    <w:rPr>
      <w:rFonts w:ascii="Times New Roman" w:eastAsiaTheme="minorHAnsi" w:hAnsi="Times New Roman"/>
      <w:sz w:val="24"/>
      <w:lang w:val="en-ID"/>
    </w:rPr>
  </w:style>
  <w:style w:type="paragraph" w:styleId="Footer">
    <w:name w:val="footer"/>
    <w:basedOn w:val="Normal"/>
    <w:link w:val="FooterChar"/>
    <w:uiPriority w:val="99"/>
    <w:unhideWhenUsed/>
    <w:rsid w:val="007952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5EB7"/>
    <w:rPr>
      <w:rFonts w:ascii="Times New Roman" w:eastAsiaTheme="minorHAnsi" w:hAnsi="Times New Roman"/>
      <w:sz w:val="24"/>
      <w:lang w:val="en-ID"/>
    </w:rPr>
  </w:style>
  <w:style w:type="character" w:styleId="PlaceholderText">
    <w:name w:val="Placeholder Text"/>
    <w:basedOn w:val="DefaultParagraphFont"/>
    <w:uiPriority w:val="99"/>
    <w:semiHidden/>
    <w:rsid w:val="00831973"/>
    <w:rPr>
      <w:color w:val="666666"/>
    </w:rPr>
  </w:style>
  <w:style w:type="character" w:styleId="HTMLCode">
    <w:name w:val="HTML Code"/>
    <w:basedOn w:val="DefaultParagraphFont"/>
    <w:uiPriority w:val="99"/>
    <w:semiHidden/>
    <w:unhideWhenUsed/>
    <w:rsid w:val="009944D3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5327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5327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9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ojs.stmik-banjarbaru.ac.id/index.php/jutisi/article/view/80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ojs.uajy.ac.id/index.php/jbi/article/view/8333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canva.link/model-estimasi-kelompok-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Rhyred/Model_Estimasi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2287E3-F55B-432A-B5AD-E638912130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1035</TotalTime>
  <Pages>10</Pages>
  <Words>1574</Words>
  <Characters>8976</Characters>
  <Application>Microsoft Office Word</Application>
  <DocSecurity>0</DocSecurity>
  <Lines>74</Lines>
  <Paragraphs>21</Paragraphs>
  <ScaleCrop>false</ScaleCrop>
  <Company/>
  <LinksUpToDate>false</LinksUpToDate>
  <CharactersWithSpaces>10529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Rhyred Rhyme;152024141 Robi Rizki Permana;152024139 Aditya Luthfi</dc:creator>
  <cp:keywords/>
  <dc:description/>
  <cp:lastModifiedBy>Rhyred Rhyme</cp:lastModifiedBy>
  <cp:revision>98</cp:revision>
  <cp:lastPrinted>2026-10-14T10:15:00Z</cp:lastPrinted>
  <dcterms:created xsi:type="dcterms:W3CDTF">2026-10-13T16:59:00Z</dcterms:created>
  <dcterms:modified xsi:type="dcterms:W3CDTF">2026-10-14T10:15:00Z</dcterms:modified>
</cp:coreProperties>
</file>